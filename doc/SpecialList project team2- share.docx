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Title"/>
        <w:pBdr>
          <w:bottom w:color="auto" w:space="6" w:sz="0" w:val="none"/>
        </w:pBdr>
        <w:shd w:fill="ffffff" w:val="clear"/>
        <w:spacing w:after="240" w:line="300" w:lineRule="auto"/>
        <w:rPr>
          <w:sz w:val="64"/>
          <w:szCs w:val="64"/>
        </w:rPr>
      </w:pPr>
      <w:bookmarkStart w:colFirst="0" w:colLast="0" w:name="_17ajzxgvpxgu" w:id="0"/>
      <w:bookmarkEnd w:id="0"/>
      <w:r w:rsidDel="00000000" w:rsidR="00000000" w:rsidRPr="00000000">
        <w:rPr>
          <w:rtl w:val="0"/>
        </w:rPr>
      </w:r>
    </w:p>
    <w:p w:rsidR="00000000" w:rsidDel="00000000" w:rsidP="00000000" w:rsidRDefault="00000000" w:rsidRPr="00000000" w14:paraId="00000007">
      <w:pPr>
        <w:pStyle w:val="Title"/>
        <w:pBdr>
          <w:bottom w:color="auto" w:space="6" w:sz="0" w:val="none"/>
        </w:pBdr>
        <w:shd w:fill="ffffff" w:val="clear"/>
        <w:spacing w:after="240" w:line="300" w:lineRule="auto"/>
        <w:rPr>
          <w:sz w:val="64"/>
          <w:szCs w:val="64"/>
        </w:rPr>
      </w:pPr>
      <w:bookmarkStart w:colFirst="0" w:colLast="0" w:name="_jehrl9h87hln" w:id="1"/>
      <w:bookmarkEnd w:id="1"/>
      <w:r w:rsidDel="00000000" w:rsidR="00000000" w:rsidRPr="00000000">
        <w:rPr>
          <w:rtl w:val="0"/>
        </w:rPr>
      </w:r>
    </w:p>
    <w:p w:rsidR="00000000" w:rsidDel="00000000" w:rsidP="00000000" w:rsidRDefault="00000000" w:rsidRPr="00000000" w14:paraId="00000008">
      <w:pPr>
        <w:pStyle w:val="Title"/>
        <w:pBdr>
          <w:bottom w:color="auto" w:space="6" w:sz="0" w:val="none"/>
        </w:pBdr>
        <w:shd w:fill="ffffff" w:val="clear"/>
        <w:spacing w:after="240" w:line="300" w:lineRule="auto"/>
        <w:rPr>
          <w:sz w:val="64"/>
          <w:szCs w:val="64"/>
        </w:rPr>
      </w:pPr>
      <w:bookmarkStart w:colFirst="0" w:colLast="0" w:name="_a9crzdchew7f" w:id="2"/>
      <w:bookmarkEnd w:id="2"/>
      <w:r w:rsidDel="00000000" w:rsidR="00000000" w:rsidRPr="00000000">
        <w:rPr>
          <w:rtl w:val="0"/>
        </w:rPr>
      </w:r>
    </w:p>
    <w:p w:rsidR="00000000" w:rsidDel="00000000" w:rsidP="00000000" w:rsidRDefault="00000000" w:rsidRPr="00000000" w14:paraId="00000009">
      <w:pPr>
        <w:pStyle w:val="Title"/>
        <w:pBdr>
          <w:bottom w:color="auto" w:space="6" w:sz="0" w:val="none"/>
        </w:pBdr>
        <w:shd w:fill="ffffff" w:val="clear"/>
        <w:spacing w:after="240" w:line="300" w:lineRule="auto"/>
        <w:rPr>
          <w:sz w:val="64"/>
          <w:szCs w:val="64"/>
        </w:rPr>
      </w:pPr>
      <w:bookmarkStart w:colFirst="0" w:colLast="0" w:name="_8c9u3bh5qhzs" w:id="3"/>
      <w:bookmarkEnd w:id="3"/>
      <w:r w:rsidDel="00000000" w:rsidR="00000000" w:rsidRPr="00000000">
        <w:rPr>
          <w:sz w:val="64"/>
          <w:szCs w:val="64"/>
          <w:rtl w:val="0"/>
        </w:rPr>
        <w:t xml:space="preserve"> Water Blaster Security Project</w:t>
      </w:r>
    </w:p>
    <w:p w:rsidR="00000000" w:rsidDel="00000000" w:rsidP="00000000" w:rsidRDefault="00000000" w:rsidRPr="00000000" w14:paraId="0000000A">
      <w:pPr>
        <w:jc w:val="right"/>
        <w:rPr/>
      </w:pPr>
      <w:r w:rsidDel="00000000" w:rsidR="00000000" w:rsidRPr="00000000">
        <w:rPr>
          <w:rtl w:val="0"/>
        </w:rPr>
        <w:t xml:space="preserve">     </w:t>
      </w:r>
    </w:p>
    <w:p w:rsidR="00000000" w:rsidDel="00000000" w:rsidP="00000000" w:rsidRDefault="00000000" w:rsidRPr="00000000" w14:paraId="0000000B">
      <w:pPr>
        <w:jc w:val="right"/>
        <w:rPr/>
      </w:pPr>
      <w:r w:rsidDel="00000000" w:rsidR="00000000" w:rsidRPr="00000000">
        <w:rPr>
          <w:rtl w:val="0"/>
        </w:rPr>
        <w:t xml:space="preserve"> Team2. S.H.I.E.L.D</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b w:val="1"/>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5">
      <w:pPr>
        <w:pStyle w:val="Title"/>
        <w:keepNext w:val="0"/>
        <w:keepLines w:val="0"/>
        <w:spacing w:before="280" w:lineRule="auto"/>
        <w:rPr/>
      </w:pPr>
      <w:bookmarkStart w:colFirst="0" w:colLast="0" w:name="_c1if3ey2slhb" w:id="4"/>
      <w:bookmarkEnd w:id="4"/>
      <w:r w:rsidDel="00000000" w:rsidR="00000000" w:rsidRPr="00000000">
        <w:rPr>
          <w:rtl w:val="0"/>
        </w:rPr>
        <w:t xml:space="preserve">Security Analysis Document History</w:t>
      </w:r>
    </w:p>
    <w:p w:rsidR="00000000" w:rsidDel="00000000" w:rsidP="00000000" w:rsidRDefault="00000000" w:rsidRPr="00000000" w14:paraId="00000026">
      <w:pPr>
        <w:rPr>
          <w:b w:val="1"/>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0"/>
        <w:gridCol w:w="1515"/>
        <w:gridCol w:w="1530"/>
        <w:gridCol w:w="1650"/>
        <w:gridCol w:w="3255"/>
        <w:tblGridChange w:id="0">
          <w:tblGrid>
            <w:gridCol w:w="1050"/>
            <w:gridCol w:w="1515"/>
            <w:gridCol w:w="1530"/>
            <w:gridCol w:w="1650"/>
            <w:gridCol w:w="32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Write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Doc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Writer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2024.06.11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Draft 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Janghyun Ko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Initial document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pPr>
            <w:r w:rsidDel="00000000" w:rsidR="00000000" w:rsidRPr="00000000">
              <w:rPr>
                <w:rtl w:val="0"/>
              </w:rPr>
              <w:t xml:space="preserve">2024.06.24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pPr>
            <w:r w:rsidDel="00000000" w:rsidR="00000000" w:rsidRPr="00000000">
              <w:rPr>
                <w:rtl w:val="0"/>
              </w:rPr>
              <w:t xml:space="preserve">Version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pPr>
            <w:r w:rsidDel="00000000" w:rsidR="00000000" w:rsidRPr="00000000">
              <w:rPr>
                <w:rtl w:val="0"/>
              </w:rPr>
              <w:t xml:space="preserve">Hoonmin Lee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pPr>
            <w:r w:rsidDel="00000000" w:rsidR="00000000" w:rsidRPr="00000000">
              <w:rPr>
                <w:rtl w:val="0"/>
              </w:rPr>
              <w:t xml:space="preserve">First Official Version</w:t>
            </w:r>
          </w:p>
        </w:tc>
      </w:tr>
    </w:tbl>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Title"/>
        <w:rPr>
          <w:sz w:val="28"/>
          <w:szCs w:val="28"/>
        </w:rPr>
      </w:pPr>
      <w:bookmarkStart w:colFirst="0" w:colLast="0" w:name="_ixfnl13dp79d" w:id="5"/>
      <w:bookmarkEnd w:id="5"/>
      <w:r w:rsidDel="00000000" w:rsidR="00000000" w:rsidRPr="00000000">
        <w:rPr>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C">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qx6ubyxsxk5e">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1.1 Project Name</w:t>
            </w:r>
          </w:hyperlink>
          <w:r w:rsidDel="00000000" w:rsidR="00000000" w:rsidRPr="00000000">
            <w:rPr>
              <w:rtl w:val="0"/>
            </w:rPr>
          </w:r>
        </w:p>
        <w:p w:rsidR="00000000" w:rsidDel="00000000" w:rsidP="00000000" w:rsidRDefault="00000000" w:rsidRPr="00000000" w14:paraId="0000005D">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i93pnpfovwao">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1.2 Project Purpose</w:t>
            </w:r>
          </w:hyperlink>
          <w:r w:rsidDel="00000000" w:rsidR="00000000" w:rsidRPr="00000000">
            <w:rPr>
              <w:rtl w:val="0"/>
            </w:rPr>
          </w:r>
        </w:p>
        <w:p w:rsidR="00000000" w:rsidDel="00000000" w:rsidP="00000000" w:rsidRDefault="00000000" w:rsidRPr="00000000" w14:paraId="0000005E">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ptiycfn7de45">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1.3 Project Member &amp; Role</w:t>
            </w:r>
          </w:hyperlink>
          <w:r w:rsidDel="00000000" w:rsidR="00000000" w:rsidRPr="00000000">
            <w:rPr>
              <w:rtl w:val="0"/>
            </w:rPr>
          </w:r>
        </w:p>
        <w:p w:rsidR="00000000" w:rsidDel="00000000" w:rsidP="00000000" w:rsidRDefault="00000000" w:rsidRPr="00000000" w14:paraId="0000005F">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wvfh7qs14lp4">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1.4 Project Schedule</w:t>
            </w:r>
          </w:hyperlink>
          <w:r w:rsidDel="00000000" w:rsidR="00000000" w:rsidRPr="00000000">
            <w:rPr>
              <w:rtl w:val="0"/>
            </w:rPr>
          </w:r>
        </w:p>
        <w:p w:rsidR="00000000" w:rsidDel="00000000" w:rsidP="00000000" w:rsidRDefault="00000000" w:rsidRPr="00000000" w14:paraId="00000060">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h7blosct1l2c">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2.1 Overview</w:t>
            </w:r>
          </w:hyperlink>
          <w:r w:rsidDel="00000000" w:rsidR="00000000" w:rsidRPr="00000000">
            <w:rPr>
              <w:rtl w:val="0"/>
            </w:rPr>
          </w:r>
        </w:p>
        <w:p w:rsidR="00000000" w:rsidDel="00000000" w:rsidP="00000000" w:rsidRDefault="00000000" w:rsidRPr="00000000" w14:paraId="00000061">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nf6aw96e2d9w">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2.2 System Architecture</w:t>
            </w:r>
          </w:hyperlink>
          <w:r w:rsidDel="00000000" w:rsidR="00000000" w:rsidRPr="00000000">
            <w:rPr>
              <w:rtl w:val="0"/>
            </w:rPr>
          </w:r>
        </w:p>
        <w:p w:rsidR="00000000" w:rsidDel="00000000" w:rsidP="00000000" w:rsidRDefault="00000000" w:rsidRPr="00000000" w14:paraId="00000062">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cmlcm7bw8ab">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2.2.1 Modes of Operation</w:t>
            </w:r>
          </w:hyperlink>
          <w:r w:rsidDel="00000000" w:rsidR="00000000" w:rsidRPr="00000000">
            <w:rPr>
              <w:rtl w:val="0"/>
            </w:rPr>
          </w:r>
        </w:p>
        <w:p w:rsidR="00000000" w:rsidDel="00000000" w:rsidP="00000000" w:rsidRDefault="00000000" w:rsidRPr="00000000" w14:paraId="00000063">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qq89rl6dhow4">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2.3 Functional Requirement</w:t>
            </w:r>
          </w:hyperlink>
          <w:r w:rsidDel="00000000" w:rsidR="00000000" w:rsidRPr="00000000">
            <w:rPr>
              <w:rtl w:val="0"/>
            </w:rPr>
          </w:r>
        </w:p>
        <w:p w:rsidR="00000000" w:rsidDel="00000000" w:rsidP="00000000" w:rsidRDefault="00000000" w:rsidRPr="00000000" w14:paraId="00000064">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it8y1koetf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2.4 Security Requirement</w:t>
            </w:r>
          </w:hyperlink>
          <w:r w:rsidDel="00000000" w:rsidR="00000000" w:rsidRPr="00000000">
            <w:rPr>
              <w:rtl w:val="0"/>
            </w:rPr>
          </w:r>
        </w:p>
        <w:p w:rsidR="00000000" w:rsidDel="00000000" w:rsidP="00000000" w:rsidRDefault="00000000" w:rsidRPr="00000000" w14:paraId="00000065">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3vlhcyau6qsq">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3.1 Asset Identification</w:t>
            </w:r>
          </w:hyperlink>
          <w:r w:rsidDel="00000000" w:rsidR="00000000" w:rsidRPr="00000000">
            <w:rPr>
              <w:rtl w:val="0"/>
            </w:rPr>
          </w:r>
        </w:p>
        <w:p w:rsidR="00000000" w:rsidDel="00000000" w:rsidP="00000000" w:rsidRDefault="00000000" w:rsidRPr="00000000" w14:paraId="00000066">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5fnx260jz7">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3.1.1 Identify system components and asset using DFD</w:t>
            </w:r>
          </w:hyperlink>
          <w:r w:rsidDel="00000000" w:rsidR="00000000" w:rsidRPr="00000000">
            <w:rPr>
              <w:rtl w:val="0"/>
            </w:rPr>
          </w:r>
        </w:p>
        <w:p w:rsidR="00000000" w:rsidDel="00000000" w:rsidP="00000000" w:rsidRDefault="00000000" w:rsidRPr="00000000" w14:paraId="00000067">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bf8nnlmijvn">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3.1.2 Key Assets</w:t>
            </w:r>
          </w:hyperlink>
          <w:r w:rsidDel="00000000" w:rsidR="00000000" w:rsidRPr="00000000">
            <w:rPr>
              <w:rtl w:val="0"/>
            </w:rPr>
          </w:r>
        </w:p>
        <w:p w:rsidR="00000000" w:rsidDel="00000000" w:rsidP="00000000" w:rsidRDefault="00000000" w:rsidRPr="00000000" w14:paraId="00000068">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87i4ng61cw5">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3.1.3 Evaluating connection types and security properties</w:t>
            </w:r>
          </w:hyperlink>
          <w:r w:rsidDel="00000000" w:rsidR="00000000" w:rsidRPr="00000000">
            <w:rPr>
              <w:rtl w:val="0"/>
            </w:rPr>
          </w:r>
        </w:p>
        <w:p w:rsidR="00000000" w:rsidDel="00000000" w:rsidP="00000000" w:rsidRDefault="00000000" w:rsidRPr="00000000" w14:paraId="00000069">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s8ylsg36v1ac">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3.2 Threat &amp; Vulnerability Analysis</w:t>
            </w:r>
          </w:hyperlink>
          <w:r w:rsidDel="00000000" w:rsidR="00000000" w:rsidRPr="00000000">
            <w:rPr>
              <w:rtl w:val="0"/>
            </w:rPr>
          </w:r>
        </w:p>
        <w:p w:rsidR="00000000" w:rsidDel="00000000" w:rsidP="00000000" w:rsidRDefault="00000000" w:rsidRPr="00000000" w14:paraId="0000006A">
          <w:pPr>
            <w:widowControl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fh5q9s15oe74">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Identify threats to the system and its vulnerabilities.</w:t>
            </w:r>
          </w:hyperlink>
          <w:r w:rsidDel="00000000" w:rsidR="00000000" w:rsidRPr="00000000">
            <w:rPr>
              <w:rtl w:val="0"/>
            </w:rPr>
          </w:r>
        </w:p>
        <w:p w:rsidR="00000000" w:rsidDel="00000000" w:rsidP="00000000" w:rsidRDefault="00000000" w:rsidRPr="00000000" w14:paraId="0000006B">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c1fnvz81o7c">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3.2.1 Case 1:Denial of Service(DoS)</w:t>
            </w:r>
          </w:hyperlink>
          <w:r w:rsidDel="00000000" w:rsidR="00000000" w:rsidRPr="00000000">
            <w:rPr>
              <w:rtl w:val="0"/>
            </w:rPr>
          </w:r>
        </w:p>
        <w:p w:rsidR="00000000" w:rsidDel="00000000" w:rsidP="00000000" w:rsidRDefault="00000000" w:rsidRPr="00000000" w14:paraId="0000006C">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r58nt9ifju6">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3.2.2 Case 2: Information Disclosure</w:t>
            </w:r>
          </w:hyperlink>
          <w:r w:rsidDel="00000000" w:rsidR="00000000" w:rsidRPr="00000000">
            <w:rPr>
              <w:rtl w:val="0"/>
            </w:rPr>
          </w:r>
        </w:p>
        <w:p w:rsidR="00000000" w:rsidDel="00000000" w:rsidP="00000000" w:rsidRDefault="00000000" w:rsidRPr="00000000" w14:paraId="0000006D">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sp3om5gfxa49">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3.3. Security Risk Assessment</w:t>
            </w:r>
          </w:hyperlink>
          <w:r w:rsidDel="00000000" w:rsidR="00000000" w:rsidRPr="00000000">
            <w:rPr>
              <w:rtl w:val="0"/>
            </w:rPr>
          </w:r>
        </w:p>
        <w:p w:rsidR="00000000" w:rsidDel="00000000" w:rsidP="00000000" w:rsidRDefault="00000000" w:rsidRPr="00000000" w14:paraId="0000006E">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yscixex8hd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3.3.1 Assess Risks</w:t>
            </w:r>
          </w:hyperlink>
          <w:r w:rsidDel="00000000" w:rsidR="00000000" w:rsidRPr="00000000">
            <w:rPr>
              <w:rtl w:val="0"/>
            </w:rPr>
          </w:r>
        </w:p>
        <w:p w:rsidR="00000000" w:rsidDel="00000000" w:rsidP="00000000" w:rsidRDefault="00000000" w:rsidRPr="00000000" w14:paraId="0000006F">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1i1ej9q162b">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3.3.2 Impact Rating</w:t>
            </w:r>
          </w:hyperlink>
          <w:r w:rsidDel="00000000" w:rsidR="00000000" w:rsidRPr="00000000">
            <w:rPr>
              <w:rtl w:val="0"/>
            </w:rPr>
          </w:r>
        </w:p>
        <w:p w:rsidR="00000000" w:rsidDel="00000000" w:rsidP="00000000" w:rsidRDefault="00000000" w:rsidRPr="00000000" w14:paraId="00000070">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l3vtubsd5h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3.3.3 Attack Feasibility Rating</w:t>
            </w:r>
          </w:hyperlink>
          <w:r w:rsidDel="00000000" w:rsidR="00000000" w:rsidRPr="00000000">
            <w:rPr>
              <w:rtl w:val="0"/>
            </w:rPr>
          </w:r>
        </w:p>
        <w:p w:rsidR="00000000" w:rsidDel="00000000" w:rsidP="00000000" w:rsidRDefault="00000000" w:rsidRPr="00000000" w14:paraId="00000071">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h31tot9thl0c">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3.4. Mitigating Threats</w:t>
            </w:r>
          </w:hyperlink>
          <w:r w:rsidDel="00000000" w:rsidR="00000000" w:rsidRPr="00000000">
            <w:rPr>
              <w:rtl w:val="0"/>
            </w:rPr>
          </w:r>
        </w:p>
        <w:p w:rsidR="00000000" w:rsidDel="00000000" w:rsidP="00000000" w:rsidRDefault="00000000" w:rsidRPr="00000000" w14:paraId="00000072">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4d441msenw4">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3.4.1 Specify mitigation strategies</w:t>
            </w:r>
          </w:hyperlink>
          <w:r w:rsidDel="00000000" w:rsidR="00000000" w:rsidRPr="00000000">
            <w:rPr>
              <w:rtl w:val="0"/>
            </w:rPr>
          </w:r>
        </w:p>
        <w:p w:rsidR="00000000" w:rsidDel="00000000" w:rsidP="00000000" w:rsidRDefault="00000000" w:rsidRPr="00000000" w14:paraId="00000073">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mxtov9nwsno">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3.4.2 Security Requirement Analysis &amp; Design</w:t>
            </w:r>
          </w:hyperlink>
          <w:r w:rsidDel="00000000" w:rsidR="00000000" w:rsidRPr="00000000">
            <w:rPr>
              <w:rtl w:val="0"/>
            </w:rPr>
          </w:r>
        </w:p>
        <w:p w:rsidR="00000000" w:rsidDel="00000000" w:rsidP="00000000" w:rsidRDefault="00000000" w:rsidRPr="00000000" w14:paraId="00000074">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w3teecy5e5ws">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3.4.2.1 Operation and Roles of Individual Security Components</w:t>
            </w:r>
          </w:hyperlink>
          <w:r w:rsidDel="00000000" w:rsidR="00000000" w:rsidRPr="00000000">
            <w:rPr>
              <w:rtl w:val="0"/>
            </w:rPr>
          </w:r>
        </w:p>
        <w:p w:rsidR="00000000" w:rsidDel="00000000" w:rsidP="00000000" w:rsidRDefault="00000000" w:rsidRPr="00000000" w14:paraId="00000075">
          <w:pPr>
            <w:widowControl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sjidfofq0q7">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==수정필요(auth)==</w:t>
            </w:r>
          </w:hyperlink>
          <w:r w:rsidDel="00000000" w:rsidR="00000000" w:rsidRPr="00000000">
            <w:rPr>
              <w:rtl w:val="0"/>
            </w:rPr>
          </w:r>
        </w:p>
        <w:p w:rsidR="00000000" w:rsidDel="00000000" w:rsidP="00000000" w:rsidRDefault="00000000" w:rsidRPr="00000000" w14:paraId="00000076">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yhwgd9pratn0">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3.4.2.2 Design for System Protection</w:t>
            </w:r>
          </w:hyperlink>
          <w:r w:rsidDel="00000000" w:rsidR="00000000" w:rsidRPr="00000000">
            <w:rPr>
              <w:rtl w:val="0"/>
            </w:rPr>
          </w:r>
        </w:p>
        <w:p w:rsidR="00000000" w:rsidDel="00000000" w:rsidP="00000000" w:rsidRDefault="00000000" w:rsidRPr="00000000" w14:paraId="00000077">
          <w:pPr>
            <w:widowControl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cl5koln5r0yp">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3.4.2.2.1 Component Interaction</w:t>
            </w:r>
          </w:hyperlink>
          <w:r w:rsidDel="00000000" w:rsidR="00000000" w:rsidRPr="00000000">
            <w:rPr>
              <w:rtl w:val="0"/>
            </w:rPr>
          </w:r>
        </w:p>
        <w:p w:rsidR="00000000" w:rsidDel="00000000" w:rsidP="00000000" w:rsidRDefault="00000000" w:rsidRPr="00000000" w14:paraId="00000078">
          <w:pPr>
            <w:widowControl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ygr9e5xaguys">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3.4.2.2.2 Secure Communication &amp; Authentication</w:t>
            </w:r>
          </w:hyperlink>
          <w:r w:rsidDel="00000000" w:rsidR="00000000" w:rsidRPr="00000000">
            <w:rPr>
              <w:rtl w:val="0"/>
            </w:rPr>
          </w:r>
        </w:p>
        <w:p w:rsidR="00000000" w:rsidDel="00000000" w:rsidP="00000000" w:rsidRDefault="00000000" w:rsidRPr="00000000" w14:paraId="00000079">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19wt6us0oun6">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4.1 Application</w:t>
            </w:r>
          </w:hyperlink>
          <w:r w:rsidDel="00000000" w:rsidR="00000000" w:rsidRPr="00000000">
            <w:rPr>
              <w:rtl w:val="0"/>
            </w:rPr>
          </w:r>
        </w:p>
        <w:p w:rsidR="00000000" w:rsidDel="00000000" w:rsidP="00000000" w:rsidRDefault="00000000" w:rsidRPr="00000000" w14:paraId="0000007A">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q0te7efh5sa7">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4.1.1 OpenSSL Library</w:t>
            </w:r>
          </w:hyperlink>
          <w:r w:rsidDel="00000000" w:rsidR="00000000" w:rsidRPr="00000000">
            <w:rPr>
              <w:rtl w:val="0"/>
            </w:rPr>
          </w:r>
        </w:p>
        <w:p w:rsidR="00000000" w:rsidDel="00000000" w:rsidP="00000000" w:rsidRDefault="00000000" w:rsidRPr="00000000" w14:paraId="0000007B">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psxawyupqs0">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4.1.2 Credential Manager Library</w:t>
            </w:r>
          </w:hyperlink>
          <w:r w:rsidDel="00000000" w:rsidR="00000000" w:rsidRPr="00000000">
            <w:rPr>
              <w:rtl w:val="0"/>
            </w:rPr>
          </w:r>
        </w:p>
        <w:p w:rsidR="00000000" w:rsidDel="00000000" w:rsidP="00000000" w:rsidRDefault="00000000" w:rsidRPr="00000000" w14:paraId="0000007C">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86igtdab5av2">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4.1.3 Compile Option</w:t>
            </w:r>
          </w:hyperlink>
          <w:r w:rsidDel="00000000" w:rsidR="00000000" w:rsidRPr="00000000">
            <w:rPr>
              <w:rtl w:val="0"/>
            </w:rPr>
          </w:r>
        </w:p>
        <w:p w:rsidR="00000000" w:rsidDel="00000000" w:rsidP="00000000" w:rsidRDefault="00000000" w:rsidRPr="00000000" w14:paraId="0000007D">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prnggxtwgoai">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Appendix A : Security Analysis Result</w:t>
            </w:r>
          </w:hyperlink>
          <w:r w:rsidDel="00000000" w:rsidR="00000000" w:rsidRPr="00000000">
            <w:rPr>
              <w:rtl w:val="0"/>
            </w:rPr>
          </w:r>
        </w:p>
        <w:p w:rsidR="00000000" w:rsidDel="00000000" w:rsidP="00000000" w:rsidRDefault="00000000" w:rsidRPr="00000000" w14:paraId="0000007E">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iwr0x7d325f6">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The end ======</w:t>
            </w:r>
          </w:hyperlink>
          <w:r w:rsidDel="00000000" w:rsidR="00000000" w:rsidRPr="00000000">
            <w:rPr>
              <w:rtl w:val="0"/>
            </w:rPr>
          </w:r>
        </w:p>
        <w:p w:rsidR="00000000" w:rsidDel="00000000" w:rsidP="00000000" w:rsidRDefault="00000000" w:rsidRPr="00000000" w14:paraId="0000007F">
          <w:pPr>
            <w:widowControl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svj8g732twm4">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3.4.2.2.1 User Auth Flow Diagram</w:t>
            </w:r>
          </w:hyperlink>
          <w:r w:rsidDel="00000000" w:rsidR="00000000" w:rsidRPr="00000000">
            <w:rPr>
              <w:rtl w:val="0"/>
            </w:rPr>
          </w:r>
        </w:p>
        <w:p w:rsidR="00000000" w:rsidDel="00000000" w:rsidP="00000000" w:rsidRDefault="00000000" w:rsidRPr="00000000" w14:paraId="00000080">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qg6f5z1ka9tl">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Self Signed Root Certificate</w:t>
            </w:r>
          </w:hyperlink>
          <w:r w:rsidDel="00000000" w:rsidR="00000000" w:rsidRPr="00000000">
            <w:rPr>
              <w:rtl w:val="0"/>
            </w:rPr>
          </w:r>
        </w:p>
        <w:p w:rsidR="00000000" w:rsidDel="00000000" w:rsidP="00000000" w:rsidRDefault="00000000" w:rsidRPr="00000000" w14:paraId="00000081">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qg6f5z1ka9tl">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Running environment: PC (Windows)</w:t>
            </w:r>
          </w:hyperlink>
          <w:r w:rsidDel="00000000" w:rsidR="00000000" w:rsidRPr="00000000">
            <w:rPr>
              <w:rtl w:val="0"/>
            </w:rPr>
          </w:r>
        </w:p>
        <w:p w:rsidR="00000000" w:rsidDel="00000000" w:rsidP="00000000" w:rsidRDefault="00000000" w:rsidRPr="00000000" w14:paraId="00000082">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qg6f5z1ka9tl">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DemoCannon</w:t>
            </w:r>
          </w:hyperlink>
          <w:r w:rsidDel="00000000" w:rsidR="00000000" w:rsidRPr="00000000">
            <w:rPr>
              <w:rtl w:val="0"/>
            </w:rPr>
          </w:r>
        </w:p>
        <w:p w:rsidR="00000000" w:rsidDel="00000000" w:rsidP="00000000" w:rsidRDefault="00000000" w:rsidRPr="00000000" w14:paraId="00000083">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qg6f5z1ka9tl">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User Authenticator</w:t>
            </w:r>
          </w:hyperlink>
          <w:r w:rsidDel="00000000" w:rsidR="00000000" w:rsidRPr="00000000">
            <w:rPr>
              <w:rtl w:val="0"/>
            </w:rPr>
          </w:r>
        </w:p>
        <w:p w:rsidR="00000000" w:rsidDel="00000000" w:rsidP="00000000" w:rsidRDefault="00000000" w:rsidRPr="00000000" w14:paraId="00000084">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qg6f5z1ka9tl">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server storage</w:t>
            </w:r>
          </w:hyperlink>
          <w:r w:rsidDel="00000000" w:rsidR="00000000" w:rsidRPr="00000000">
            <w:rPr>
              <w:rtl w:val="0"/>
            </w:rPr>
          </w:r>
        </w:p>
        <w:p w:rsidR="00000000" w:rsidDel="00000000" w:rsidP="00000000" w:rsidRDefault="00000000" w:rsidRPr="00000000" w14:paraId="00000085">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qg6f5z1ka9tl">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Server Certificate</w:t>
            </w:r>
          </w:hyperlink>
          <w:r w:rsidDel="00000000" w:rsidR="00000000" w:rsidRPr="00000000">
            <w:rPr>
              <w:rtl w:val="0"/>
            </w:rPr>
          </w:r>
        </w:p>
        <w:p w:rsidR="00000000" w:rsidDel="00000000" w:rsidP="00000000" w:rsidRDefault="00000000" w:rsidRPr="00000000" w14:paraId="00000086">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qg6f5z1ka9tl">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ECDH Secret Key</w:t>
            </w:r>
          </w:hyperlink>
          <w:r w:rsidDel="00000000" w:rsidR="00000000" w:rsidRPr="00000000">
            <w:rPr>
              <w:rtl w:val="0"/>
            </w:rPr>
          </w:r>
        </w:p>
        <w:p w:rsidR="00000000" w:rsidDel="00000000" w:rsidP="00000000" w:rsidRDefault="00000000" w:rsidRPr="00000000" w14:paraId="00000087">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qg6f5z1ka9tl">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ENC Secret Key</w:t>
            </w:r>
          </w:hyperlink>
          <w:r w:rsidDel="00000000" w:rsidR="00000000" w:rsidRPr="00000000">
            <w:rPr>
              <w:rtl w:val="0"/>
            </w:rPr>
          </w:r>
        </w:p>
        <w:p w:rsidR="00000000" w:rsidDel="00000000" w:rsidP="00000000" w:rsidRDefault="00000000" w:rsidRPr="00000000" w14:paraId="00000088">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qg6f5z1ka9tl">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Execution environment: Server (Linux)</w:t>
            </w:r>
          </w:hyperlink>
          <w:r w:rsidDel="00000000" w:rsidR="00000000" w:rsidRPr="00000000">
            <w:rPr>
              <w:rtl w:val="0"/>
            </w:rPr>
          </w:r>
        </w:p>
        <w:p w:rsidR="00000000" w:rsidDel="00000000" w:rsidP="00000000" w:rsidRDefault="00000000" w:rsidRPr="00000000" w14:paraId="00000089">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qg6f5z1ka9tl">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Build Server</w:t>
            </w:r>
          </w:hyperlink>
          <w:r w:rsidDel="00000000" w:rsidR="00000000" w:rsidRPr="00000000">
            <w:rPr>
              <w:rtl w:val="0"/>
            </w:rPr>
          </w:r>
        </w:p>
        <w:p w:rsidR="00000000" w:rsidDel="00000000" w:rsidP="00000000" w:rsidRDefault="00000000" w:rsidRPr="00000000" w14:paraId="0000008A">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qg6f5z1ka9tl">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Secure Coding</w:t>
            </w:r>
          </w:hyperlink>
          <w:r w:rsidDel="00000000" w:rsidR="00000000" w:rsidRPr="00000000">
            <w:rPr>
              <w:rtl w:val="0"/>
            </w:rPr>
          </w:r>
        </w:p>
        <w:p w:rsidR="00000000" w:rsidDel="00000000" w:rsidP="00000000" w:rsidRDefault="00000000" w:rsidRPr="00000000" w14:paraId="0000008B">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qg6f5z1ka9tl">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Sanitizer</w:t>
            </w:r>
          </w:hyperlink>
          <w:r w:rsidDel="00000000" w:rsidR="00000000" w:rsidRPr="00000000">
            <w:rPr>
              <w:rtl w:val="0"/>
            </w:rPr>
          </w:r>
        </w:p>
        <w:p w:rsidR="00000000" w:rsidDel="00000000" w:rsidP="00000000" w:rsidRDefault="00000000" w:rsidRPr="00000000" w14:paraId="0000008C">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ls1h4jilssv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Private Server</w:t>
            </w:r>
          </w:hyperlink>
          <w:r w:rsidDel="00000000" w:rsidR="00000000" w:rsidRPr="00000000">
            <w:rPr>
              <w:rtl w:val="0"/>
            </w:rPr>
          </w:r>
        </w:p>
        <w:p w:rsidR="00000000" w:rsidDel="00000000" w:rsidP="00000000" w:rsidRDefault="00000000" w:rsidRPr="00000000" w14:paraId="0000008D">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5qkrse37vcpb">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Design user authentication</w:t>
            </w:r>
          </w:hyperlink>
          <w:r w:rsidDel="00000000" w:rsidR="00000000" w:rsidRPr="00000000">
            <w:rPr>
              <w:rtl w:val="0"/>
            </w:rPr>
          </w:r>
        </w:p>
        <w:p w:rsidR="00000000" w:rsidDel="00000000" w:rsidP="00000000" w:rsidRDefault="00000000" w:rsidRPr="00000000" w14:paraId="0000008E">
          <w:pPr>
            <w:widowControl w:val="0"/>
            <w:spacing w:before="60" w:line="24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ufwe8nydb7kg">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User Auth Flow Diagram</w:t>
            </w:r>
          </w:hyperlink>
          <w:r w:rsidDel="00000000" w:rsidR="00000000" w:rsidRPr="00000000">
            <w:rPr>
              <w:rtl w:val="0"/>
            </w:rPr>
          </w:r>
        </w:p>
        <w:p w:rsidR="00000000" w:rsidDel="00000000" w:rsidP="00000000" w:rsidRDefault="00000000" w:rsidRPr="00000000" w14:paraId="0000008F">
          <w:pPr>
            <w:widowControl w:val="0"/>
            <w:spacing w:before="60" w:line="24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39sc2lckel5h">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List of Login_MSG(return value)</w:t>
            </w:r>
          </w:hyperlink>
          <w:r w:rsidDel="00000000" w:rsidR="00000000" w:rsidRPr="00000000">
            <w:rPr>
              <w:rtl w:val="0"/>
            </w:rPr>
          </w:r>
        </w:p>
        <w:p w:rsidR="00000000" w:rsidDel="00000000" w:rsidP="00000000" w:rsidRDefault="00000000" w:rsidRPr="00000000" w14:paraId="00000090">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a00tfzvz2z2h">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Security Analysis Korean Document [Draft 0.1]</w:t>
            </w:r>
          </w:hyperlink>
          <w:r w:rsidDel="00000000" w:rsidR="00000000" w:rsidRPr="00000000">
            <w:rPr>
              <w:rtl w:val="0"/>
            </w:rPr>
          </w:r>
        </w:p>
        <w:p w:rsidR="00000000" w:rsidDel="00000000" w:rsidP="00000000" w:rsidRDefault="00000000" w:rsidRPr="00000000" w14:paraId="00000091">
          <w:pPr>
            <w:widowControl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cl8kxkje9jv1">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공격 표면(Attack Surface) 분석 및 보안 대책</w:t>
            </w:r>
          </w:hyperlink>
          <w:r w:rsidDel="00000000" w:rsidR="00000000" w:rsidRPr="00000000">
            <w:rPr>
              <w:rtl w:val="0"/>
            </w:rPr>
          </w:r>
        </w:p>
        <w:p w:rsidR="00000000" w:rsidDel="00000000" w:rsidP="00000000" w:rsidRDefault="00000000" w:rsidRPr="00000000" w14:paraId="00000092">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tfyslipvw21">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Security Analysis English Document [Draft 0.1]</w:t>
            </w:r>
          </w:hyperlink>
          <w:r w:rsidDel="00000000" w:rsidR="00000000" w:rsidRPr="00000000">
            <w:rPr>
              <w:rtl w:val="0"/>
            </w:rPr>
          </w:r>
        </w:p>
        <w:p w:rsidR="00000000" w:rsidDel="00000000" w:rsidP="00000000" w:rsidRDefault="00000000" w:rsidRPr="00000000" w14:paraId="00000093">
          <w:pPr>
            <w:widowControl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zac5pwylbdl9">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Attack Surface Analysis and Security Measures</w:t>
            </w:r>
          </w:hyperlink>
          <w:r w:rsidDel="00000000" w:rsidR="00000000" w:rsidRPr="00000000">
            <w:rPr>
              <w:rtl w:val="0"/>
            </w:rPr>
          </w:r>
        </w:p>
        <w:p w:rsidR="00000000" w:rsidDel="00000000" w:rsidP="00000000" w:rsidRDefault="00000000" w:rsidRPr="00000000" w14:paraId="00000094">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bpxrwl2o3k9c">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=3.Security Analysis 뒤로</w:t>
            </w:r>
          </w:hyperlink>
          <w:r w:rsidDel="00000000" w:rsidR="00000000" w:rsidRPr="00000000">
            <w:rPr>
              <w:rtl w:val="0"/>
            </w:rPr>
          </w:r>
        </w:p>
        <w:p w:rsidR="00000000" w:rsidDel="00000000" w:rsidP="00000000" w:rsidRDefault="00000000" w:rsidRPr="00000000" w14:paraId="00000095">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2f7bruldrod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=위치 조정 필요====</w:t>
            </w:r>
          </w:hyperlink>
          <w:r w:rsidDel="00000000" w:rsidR="00000000" w:rsidRPr="00000000">
            <w:rPr>
              <w:rtl w:val="0"/>
            </w:rPr>
          </w:r>
        </w:p>
        <w:p w:rsidR="00000000" w:rsidDel="00000000" w:rsidP="00000000" w:rsidRDefault="00000000" w:rsidRPr="00000000" w14:paraId="00000096">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5wfidm7bwa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Important Notice</w:t>
            </w:r>
          </w:hyperlink>
          <w:r w:rsidDel="00000000" w:rsidR="00000000" w:rsidRPr="00000000">
            <w:rPr>
              <w:rtl w:val="0"/>
            </w:rPr>
          </w:r>
        </w:p>
        <w:p w:rsidR="00000000" w:rsidDel="00000000" w:rsidP="00000000" w:rsidRDefault="00000000" w:rsidRPr="00000000" w14:paraId="00000097">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szg2aqvx917n">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Root CA entity</w:t>
            </w:r>
          </w:hyperlink>
          <w:r w:rsidDel="00000000" w:rsidR="00000000" w:rsidRPr="00000000">
            <w:rPr>
              <w:rtl w:val="0"/>
            </w:rPr>
          </w:r>
        </w:p>
        <w:p w:rsidR="00000000" w:rsidDel="00000000" w:rsidP="00000000" w:rsidRDefault="00000000" w:rsidRPr="00000000" w14:paraId="00000098">
          <w:pPr>
            <w:widowControl w:val="0"/>
            <w:spacing w:before="60" w:line="24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2bjaf3w6p4jv">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Configure Root CA</w:t>
            </w:r>
          </w:hyperlink>
          <w:r w:rsidDel="00000000" w:rsidR="00000000" w:rsidRPr="00000000">
            <w:rPr>
              <w:rtl w:val="0"/>
            </w:rPr>
          </w:r>
        </w:p>
        <w:p w:rsidR="00000000" w:rsidDel="00000000" w:rsidP="00000000" w:rsidRDefault="00000000" w:rsidRPr="00000000" w14:paraId="00000099">
          <w:pPr>
            <w:widowControl w:val="0"/>
            <w:spacing w:before="60" w:line="24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ruxnc9nzvm60">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Operate Root CA</w:t>
            </w:r>
          </w:hyperlink>
          <w:r w:rsidDel="00000000" w:rsidR="00000000" w:rsidRPr="00000000">
            <w:rPr>
              <w:rtl w:val="0"/>
            </w:rPr>
          </w:r>
        </w:p>
        <w:p w:rsidR="00000000" w:rsidDel="00000000" w:rsidP="00000000" w:rsidRDefault="00000000" w:rsidRPr="00000000" w14:paraId="0000009A">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7qkf5cg06iy4">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LG CA entity</w:t>
            </w:r>
          </w:hyperlink>
          <w:r w:rsidDel="00000000" w:rsidR="00000000" w:rsidRPr="00000000">
            <w:rPr>
              <w:rtl w:val="0"/>
            </w:rPr>
          </w:r>
        </w:p>
        <w:p w:rsidR="00000000" w:rsidDel="00000000" w:rsidP="00000000" w:rsidRDefault="00000000" w:rsidRPr="00000000" w14:paraId="0000009B">
          <w:pPr>
            <w:widowControl w:val="0"/>
            <w:spacing w:before="60" w:line="24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ugfvt2q5nrse">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Configure LG CA</w:t>
            </w:r>
          </w:hyperlink>
          <w:r w:rsidDel="00000000" w:rsidR="00000000" w:rsidRPr="00000000">
            <w:rPr>
              <w:rtl w:val="0"/>
            </w:rPr>
          </w:r>
        </w:p>
        <w:p w:rsidR="00000000" w:rsidDel="00000000" w:rsidP="00000000" w:rsidRDefault="00000000" w:rsidRPr="00000000" w14:paraId="0000009C">
          <w:pPr>
            <w:widowControl w:val="0"/>
            <w:spacing w:before="60" w:line="24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xrp994bf16na">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Operate LG CA</w:t>
            </w:r>
          </w:hyperlink>
          <w:r w:rsidDel="00000000" w:rsidR="00000000" w:rsidRPr="00000000">
            <w:rPr>
              <w:rtl w:val="0"/>
            </w:rPr>
          </w:r>
        </w:p>
        <w:p w:rsidR="00000000" w:rsidDel="00000000" w:rsidP="00000000" w:rsidRDefault="00000000" w:rsidRPr="00000000" w14:paraId="0000009D">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4wzl8prrg4qn">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3rd party entity</w:t>
            </w:r>
          </w:hyperlink>
          <w:r w:rsidDel="00000000" w:rsidR="00000000" w:rsidRPr="00000000">
            <w:rPr>
              <w:rtl w:val="0"/>
            </w:rPr>
          </w:r>
        </w:p>
        <w:p w:rsidR="00000000" w:rsidDel="00000000" w:rsidP="00000000" w:rsidRDefault="00000000" w:rsidRPr="00000000" w14:paraId="0000009E">
          <w:pPr>
            <w:widowControl w:val="0"/>
            <w:spacing w:before="60" w:line="24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4jhj0y10ecfx">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Configure 3rd party</w:t>
            </w:r>
          </w:hyperlink>
          <w:r w:rsidDel="00000000" w:rsidR="00000000" w:rsidRPr="00000000">
            <w:rPr>
              <w:rtl w:val="0"/>
            </w:rPr>
          </w:r>
        </w:p>
        <w:p w:rsidR="00000000" w:rsidDel="00000000" w:rsidP="00000000" w:rsidRDefault="00000000" w:rsidRPr="00000000" w14:paraId="0000009F">
          <w:pPr>
            <w:widowControl w:val="0"/>
            <w:spacing w:before="60" w:line="24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onhmtro1dsx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Operate 3rd party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0">
      <w:pPr>
        <w:rPr>
          <w:sz w:val="28"/>
          <w:szCs w:val="28"/>
        </w:rPr>
      </w:pPr>
      <w:r w:rsidDel="00000000" w:rsidR="00000000" w:rsidRPr="00000000">
        <w:rPr>
          <w:rtl w:val="0"/>
        </w:rPr>
      </w:r>
    </w:p>
    <w:p w:rsidR="00000000" w:rsidDel="00000000" w:rsidP="00000000" w:rsidRDefault="00000000" w:rsidRPr="00000000" w14:paraId="000000A1">
      <w:pPr>
        <w:rPr>
          <w:sz w:val="28"/>
          <w:szCs w:val="28"/>
        </w:rPr>
      </w:pPr>
      <w:r w:rsidDel="00000000" w:rsidR="00000000" w:rsidRPr="00000000">
        <w:rPr>
          <w:rtl w:val="0"/>
        </w:rPr>
      </w:r>
    </w:p>
    <w:p w:rsidR="00000000" w:rsidDel="00000000" w:rsidP="00000000" w:rsidRDefault="00000000" w:rsidRPr="00000000" w14:paraId="000000A2">
      <w:pPr>
        <w:rPr>
          <w:sz w:val="28"/>
          <w:szCs w:val="28"/>
        </w:rPr>
      </w:pPr>
      <w:r w:rsidDel="00000000" w:rsidR="00000000" w:rsidRPr="00000000">
        <w:rPr>
          <w:rtl w:val="0"/>
        </w:rPr>
      </w:r>
    </w:p>
    <w:p w:rsidR="00000000" w:rsidDel="00000000" w:rsidP="00000000" w:rsidRDefault="00000000" w:rsidRPr="00000000" w14:paraId="000000A3">
      <w:pPr>
        <w:rPr>
          <w:sz w:val="28"/>
          <w:szCs w:val="28"/>
        </w:rPr>
      </w:pPr>
      <w:r w:rsidDel="00000000" w:rsidR="00000000" w:rsidRPr="00000000">
        <w:rPr>
          <w:rtl w:val="0"/>
        </w:rPr>
      </w:r>
    </w:p>
    <w:p w:rsidR="00000000" w:rsidDel="00000000" w:rsidP="00000000" w:rsidRDefault="00000000" w:rsidRPr="00000000" w14:paraId="000000A4">
      <w:pPr>
        <w:pStyle w:val="Title"/>
        <w:rPr/>
      </w:pPr>
      <w:bookmarkStart w:colFirst="0" w:colLast="0" w:name="_d934f4ifhuvx" w:id="6"/>
      <w:bookmarkEnd w:id="6"/>
      <w:r w:rsidDel="00000000" w:rsidR="00000000" w:rsidRPr="00000000">
        <w:rPr>
          <w:rtl w:val="0"/>
        </w:rPr>
        <w:t xml:space="preserve">1. Project Summary</w:t>
      </w:r>
    </w:p>
    <w:p w:rsidR="00000000" w:rsidDel="00000000" w:rsidP="00000000" w:rsidRDefault="00000000" w:rsidRPr="00000000" w14:paraId="000000A5">
      <w:pPr>
        <w:rPr>
          <w:sz w:val="28"/>
          <w:szCs w:val="28"/>
        </w:rPr>
      </w:pPr>
      <w:r w:rsidDel="00000000" w:rsidR="00000000" w:rsidRPr="00000000">
        <w:rPr>
          <w:rtl w:val="0"/>
        </w:rPr>
      </w:r>
    </w:p>
    <w:p w:rsidR="00000000" w:rsidDel="00000000" w:rsidP="00000000" w:rsidRDefault="00000000" w:rsidRPr="00000000" w14:paraId="000000A6">
      <w:pPr>
        <w:pStyle w:val="Heading1"/>
        <w:rPr/>
      </w:pPr>
      <w:bookmarkStart w:colFirst="0" w:colLast="0" w:name="_qx6ubyxsxk5e" w:id="7"/>
      <w:bookmarkEnd w:id="7"/>
      <w:r w:rsidDel="00000000" w:rsidR="00000000" w:rsidRPr="00000000">
        <w:rPr>
          <w:rtl w:val="0"/>
        </w:rPr>
        <w:t xml:space="preserve">1.1 Project Name</w:t>
      </w:r>
    </w:p>
    <w:p w:rsidR="00000000" w:rsidDel="00000000" w:rsidP="00000000" w:rsidRDefault="00000000" w:rsidRPr="00000000" w14:paraId="000000A7">
      <w:pPr>
        <w:keepNext w:val="0"/>
        <w:keepLines w:val="0"/>
        <w:pBdr>
          <w:bottom w:color="auto" w:space="6" w:sz="0" w:val="none"/>
        </w:pBdr>
        <w:shd w:fill="ffffff" w:val="clear"/>
        <w:spacing w:after="240" w:before="0" w:line="300" w:lineRule="auto"/>
        <w:rPr>
          <w:sz w:val="28"/>
          <w:szCs w:val="28"/>
        </w:rPr>
      </w:pPr>
      <w:r w:rsidDel="00000000" w:rsidR="00000000" w:rsidRPr="00000000">
        <w:rPr>
          <w:sz w:val="28"/>
          <w:szCs w:val="28"/>
          <w:rtl w:val="0"/>
        </w:rPr>
        <w:t xml:space="preserve">Water Blaster Security Project</w:t>
      </w:r>
    </w:p>
    <w:p w:rsidR="00000000" w:rsidDel="00000000" w:rsidP="00000000" w:rsidRDefault="00000000" w:rsidRPr="00000000" w14:paraId="000000A8">
      <w:pPr>
        <w:pStyle w:val="Heading1"/>
        <w:rPr/>
      </w:pPr>
      <w:bookmarkStart w:colFirst="0" w:colLast="0" w:name="_i93pnpfovwao" w:id="8"/>
      <w:bookmarkEnd w:id="8"/>
      <w:r w:rsidDel="00000000" w:rsidR="00000000" w:rsidRPr="00000000">
        <w:rPr>
          <w:rtl w:val="0"/>
        </w:rPr>
        <w:t xml:space="preserve">1.2 Project Purpose</w:t>
      </w:r>
    </w:p>
    <w:p w:rsidR="00000000" w:rsidDel="00000000" w:rsidP="00000000" w:rsidRDefault="00000000" w:rsidRPr="00000000" w14:paraId="000000A9">
      <w:pPr>
        <w:rPr>
          <w:sz w:val="28"/>
          <w:szCs w:val="28"/>
        </w:rPr>
      </w:pPr>
      <w:r w:rsidDel="00000000" w:rsidR="00000000" w:rsidRPr="00000000">
        <w:rPr>
          <w:sz w:val="28"/>
          <w:szCs w:val="28"/>
          <w:rtl w:val="0"/>
        </w:rPr>
        <w:t xml:space="preserve">The project sponsor, SolveIt Inc., wants to launch a new product line of robot kits for educators and Do-It-Yourself (DIY) experimenters. Solvit, Inc initiated two development efforts;</w:t>
      </w:r>
    </w:p>
    <w:p w:rsidR="00000000" w:rsidDel="00000000" w:rsidP="00000000" w:rsidRDefault="00000000" w:rsidRPr="00000000" w14:paraId="000000AA">
      <w:pPr>
        <w:numPr>
          <w:ilvl w:val="0"/>
          <w:numId w:val="4"/>
        </w:numPr>
        <w:ind w:left="720" w:hanging="360"/>
        <w:rPr>
          <w:sz w:val="28"/>
          <w:szCs w:val="28"/>
          <w:u w:val="none"/>
        </w:rPr>
      </w:pPr>
      <w:r w:rsidDel="00000000" w:rsidR="00000000" w:rsidRPr="00000000">
        <w:rPr>
          <w:sz w:val="28"/>
          <w:szCs w:val="28"/>
          <w:rtl w:val="0"/>
        </w:rPr>
        <w:t xml:space="preserve">To improve the design and functionality</w:t>
      </w:r>
    </w:p>
    <w:p w:rsidR="00000000" w:rsidDel="00000000" w:rsidP="00000000" w:rsidRDefault="00000000" w:rsidRPr="00000000" w14:paraId="000000AB">
      <w:pPr>
        <w:numPr>
          <w:ilvl w:val="0"/>
          <w:numId w:val="4"/>
        </w:numPr>
        <w:ind w:left="720" w:hanging="360"/>
        <w:rPr>
          <w:sz w:val="28"/>
          <w:szCs w:val="28"/>
          <w:u w:val="none"/>
        </w:rPr>
      </w:pPr>
      <w:r w:rsidDel="00000000" w:rsidR="00000000" w:rsidRPr="00000000">
        <w:rPr>
          <w:sz w:val="28"/>
          <w:szCs w:val="28"/>
          <w:rtl w:val="0"/>
        </w:rPr>
        <w:t xml:space="preserve">To improve the security of the solution.</w:t>
      </w:r>
    </w:p>
    <w:p w:rsidR="00000000" w:rsidDel="00000000" w:rsidP="00000000" w:rsidRDefault="00000000" w:rsidRPr="00000000" w14:paraId="000000AC">
      <w:pPr>
        <w:rPr>
          <w:sz w:val="28"/>
          <w:szCs w:val="28"/>
        </w:rPr>
      </w:pPr>
      <w:r w:rsidDel="00000000" w:rsidR="00000000" w:rsidRPr="00000000">
        <w:rPr>
          <w:rtl w:val="0"/>
        </w:rPr>
      </w:r>
    </w:p>
    <w:p w:rsidR="00000000" w:rsidDel="00000000" w:rsidP="00000000" w:rsidRDefault="00000000" w:rsidRPr="00000000" w14:paraId="000000AD">
      <w:pPr>
        <w:rPr>
          <w:sz w:val="28"/>
          <w:szCs w:val="28"/>
        </w:rPr>
      </w:pPr>
      <w:r w:rsidDel="00000000" w:rsidR="00000000" w:rsidRPr="00000000">
        <w:rPr>
          <w:sz w:val="28"/>
          <w:szCs w:val="28"/>
          <w:rtl w:val="0"/>
        </w:rPr>
        <w:t xml:space="preserve">My team is chartered to improve the software security of the robot system, and specifically the Remote User Interface.</w:t>
      </w:r>
    </w:p>
    <w:p w:rsidR="00000000" w:rsidDel="00000000" w:rsidP="00000000" w:rsidRDefault="00000000" w:rsidRPr="00000000" w14:paraId="000000AE">
      <w:pPr>
        <w:rPr>
          <w:sz w:val="28"/>
          <w:szCs w:val="28"/>
        </w:rPr>
      </w:pPr>
      <w:r w:rsidDel="00000000" w:rsidR="00000000" w:rsidRPr="00000000">
        <w:rPr>
          <w:rtl w:val="0"/>
        </w:rPr>
      </w:r>
    </w:p>
    <w:p w:rsidR="00000000" w:rsidDel="00000000" w:rsidP="00000000" w:rsidRDefault="00000000" w:rsidRPr="00000000" w14:paraId="000000AF">
      <w:pPr>
        <w:rPr>
          <w:sz w:val="28"/>
          <w:szCs w:val="28"/>
        </w:rPr>
      </w:pPr>
      <w:r w:rsidDel="00000000" w:rsidR="00000000" w:rsidRPr="00000000">
        <w:rPr>
          <w:sz w:val="28"/>
          <w:szCs w:val="28"/>
          <w:rtl w:val="0"/>
        </w:rPr>
        <w:t xml:space="preserve">Key business and technology drivers for security: </w:t>
      </w:r>
    </w:p>
    <w:p w:rsidR="00000000" w:rsidDel="00000000" w:rsidP="00000000" w:rsidRDefault="00000000" w:rsidRPr="00000000" w14:paraId="000000B0">
      <w:pPr>
        <w:numPr>
          <w:ilvl w:val="0"/>
          <w:numId w:val="5"/>
        </w:numPr>
        <w:ind w:left="720" w:hanging="360"/>
        <w:rPr>
          <w:sz w:val="28"/>
          <w:szCs w:val="28"/>
          <w:u w:val="none"/>
        </w:rPr>
      </w:pPr>
      <w:r w:rsidDel="00000000" w:rsidR="00000000" w:rsidRPr="00000000">
        <w:rPr>
          <w:sz w:val="28"/>
          <w:szCs w:val="28"/>
          <w:rtl w:val="0"/>
        </w:rPr>
        <w:t xml:space="preserve">Ensure safe and reliable operation of the robot system</w:t>
      </w:r>
    </w:p>
    <w:p w:rsidR="00000000" w:rsidDel="00000000" w:rsidP="00000000" w:rsidRDefault="00000000" w:rsidRPr="00000000" w14:paraId="000000B1">
      <w:pPr>
        <w:numPr>
          <w:ilvl w:val="0"/>
          <w:numId w:val="5"/>
        </w:numPr>
        <w:ind w:left="720" w:hanging="360"/>
        <w:rPr>
          <w:sz w:val="28"/>
          <w:szCs w:val="28"/>
          <w:u w:val="none"/>
        </w:rPr>
      </w:pPr>
      <w:r w:rsidDel="00000000" w:rsidR="00000000" w:rsidRPr="00000000">
        <w:rPr>
          <w:sz w:val="28"/>
          <w:szCs w:val="28"/>
          <w:rtl w:val="0"/>
        </w:rPr>
        <w:t xml:space="preserve">Implement measures to mitigate architectural concerns of performance, safety, communication privacy and security, proof of identity</w:t>
      </w:r>
    </w:p>
    <w:p w:rsidR="00000000" w:rsidDel="00000000" w:rsidP="00000000" w:rsidRDefault="00000000" w:rsidRPr="00000000" w14:paraId="000000B2">
      <w:pPr>
        <w:numPr>
          <w:ilvl w:val="0"/>
          <w:numId w:val="5"/>
        </w:numPr>
        <w:ind w:left="720" w:hanging="360"/>
        <w:rPr>
          <w:sz w:val="28"/>
          <w:szCs w:val="28"/>
          <w:u w:val="none"/>
        </w:rPr>
      </w:pPr>
      <w:r w:rsidDel="00000000" w:rsidR="00000000" w:rsidRPr="00000000">
        <w:rPr>
          <w:sz w:val="28"/>
          <w:szCs w:val="28"/>
          <w:rtl w:val="0"/>
        </w:rPr>
        <w:t xml:space="preserve">Design and implement added on Remote User Interface security requirements</w:t>
      </w:r>
    </w:p>
    <w:p w:rsidR="00000000" w:rsidDel="00000000" w:rsidP="00000000" w:rsidRDefault="00000000" w:rsidRPr="00000000" w14:paraId="000000B3">
      <w:pPr>
        <w:numPr>
          <w:ilvl w:val="0"/>
          <w:numId w:val="5"/>
        </w:numPr>
        <w:ind w:left="720" w:hanging="360"/>
        <w:rPr>
          <w:sz w:val="28"/>
          <w:szCs w:val="28"/>
          <w:u w:val="none"/>
        </w:rPr>
      </w:pPr>
      <w:r w:rsidDel="00000000" w:rsidR="00000000" w:rsidRPr="00000000">
        <w:rPr>
          <w:sz w:val="28"/>
          <w:szCs w:val="28"/>
          <w:rtl w:val="0"/>
        </w:rPr>
        <w:t xml:space="preserve">Analyze and describe security threat and risk to safety vulnerabilities, including: arbitrary code / command execution, denial of service, information disclosure, data tampering, elevation of privileges, and spoofing / repudiation</w:t>
      </w:r>
    </w:p>
    <w:p w:rsidR="00000000" w:rsidDel="00000000" w:rsidP="00000000" w:rsidRDefault="00000000" w:rsidRPr="00000000" w14:paraId="000000B4">
      <w:pPr>
        <w:rPr>
          <w:sz w:val="28"/>
          <w:szCs w:val="28"/>
        </w:rPr>
      </w:pPr>
      <w:r w:rsidDel="00000000" w:rsidR="00000000" w:rsidRPr="00000000">
        <w:rPr>
          <w:rtl w:val="0"/>
        </w:rPr>
      </w:r>
    </w:p>
    <w:p w:rsidR="00000000" w:rsidDel="00000000" w:rsidP="00000000" w:rsidRDefault="00000000" w:rsidRPr="00000000" w14:paraId="000000B5">
      <w:pPr>
        <w:rPr>
          <w:sz w:val="28"/>
          <w:szCs w:val="28"/>
        </w:rPr>
      </w:pPr>
      <w:r w:rsidDel="00000000" w:rsidR="00000000" w:rsidRPr="00000000">
        <w:rPr>
          <w:rtl w:val="0"/>
        </w:rPr>
      </w:r>
    </w:p>
    <w:p w:rsidR="00000000" w:rsidDel="00000000" w:rsidP="00000000" w:rsidRDefault="00000000" w:rsidRPr="00000000" w14:paraId="000000B6">
      <w:pPr>
        <w:rPr>
          <w:sz w:val="28"/>
          <w:szCs w:val="28"/>
        </w:rPr>
      </w:pPr>
      <w:r w:rsidDel="00000000" w:rsidR="00000000" w:rsidRPr="00000000">
        <w:rPr>
          <w:rtl w:val="0"/>
        </w:rPr>
      </w:r>
    </w:p>
    <w:p w:rsidR="00000000" w:rsidDel="00000000" w:rsidP="00000000" w:rsidRDefault="00000000" w:rsidRPr="00000000" w14:paraId="000000B7">
      <w:pPr>
        <w:rPr>
          <w:sz w:val="28"/>
          <w:szCs w:val="28"/>
        </w:rPr>
      </w:pPr>
      <w:r w:rsidDel="00000000" w:rsidR="00000000" w:rsidRPr="00000000">
        <w:rPr>
          <w:rtl w:val="0"/>
        </w:rPr>
      </w:r>
    </w:p>
    <w:p w:rsidR="00000000" w:rsidDel="00000000" w:rsidP="00000000" w:rsidRDefault="00000000" w:rsidRPr="00000000" w14:paraId="000000B8">
      <w:pPr>
        <w:pStyle w:val="Heading1"/>
        <w:rPr/>
      </w:pPr>
      <w:bookmarkStart w:colFirst="0" w:colLast="0" w:name="_ptiycfn7de45" w:id="9"/>
      <w:bookmarkEnd w:id="9"/>
      <w:r w:rsidDel="00000000" w:rsidR="00000000" w:rsidRPr="00000000">
        <w:rPr>
          <w:rtl w:val="0"/>
        </w:rPr>
        <w:t xml:space="preserve">1.3 Project Member &amp; Role</w:t>
      </w:r>
    </w:p>
    <w:tbl>
      <w:tblPr>
        <w:tblStyle w:val="Table2"/>
        <w:tblW w:w="99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85"/>
        <w:gridCol w:w="1695"/>
        <w:gridCol w:w="4665"/>
        <w:tblGridChange w:id="0">
          <w:tblGrid>
            <w:gridCol w:w="3585"/>
            <w:gridCol w:w="1695"/>
            <w:gridCol w:w="4665"/>
          </w:tblGrid>
        </w:tblGridChange>
      </w:tblGrid>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Name</w:t>
            </w:r>
          </w:p>
        </w:tc>
        <w:tc>
          <w:tcPr>
            <w:shd w:fill="b6d7a8"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jc w:val="center"/>
              <w:rPr>
                <w:sz w:val="28"/>
                <w:szCs w:val="28"/>
              </w:rPr>
            </w:pPr>
            <w:r w:rsidDel="00000000" w:rsidR="00000000" w:rsidRPr="00000000">
              <w:rPr>
                <w:sz w:val="28"/>
                <w:szCs w:val="28"/>
                <w:rtl w:val="0"/>
              </w:rPr>
              <w:t xml:space="preserve">Role</w:t>
            </w:r>
          </w:p>
        </w:tc>
        <w:tc>
          <w:tcPr>
            <w:shd w:fill="b6d7a8"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jc w:val="center"/>
              <w:rPr>
                <w:sz w:val="28"/>
                <w:szCs w:val="28"/>
              </w:rPr>
            </w:pPr>
            <w:r w:rsidDel="00000000" w:rsidR="00000000" w:rsidRPr="00000000">
              <w:rPr>
                <w:sz w:val="28"/>
                <w:szCs w:val="28"/>
                <w:rtl w:val="0"/>
              </w:rPr>
              <w:t xml:space="preserve">Major Task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shd w:fill="ffffff" w:val="clear"/>
              <w:spacing w:after="240" w:before="60" w:lineRule="auto"/>
              <w:ind w:left="0" w:firstLine="0"/>
              <w:jc w:val="center"/>
              <w:rPr>
                <w:sz w:val="24"/>
                <w:szCs w:val="24"/>
              </w:rPr>
            </w:pPr>
            <w:r w:rsidDel="00000000" w:rsidR="00000000" w:rsidRPr="00000000">
              <w:rPr>
                <w:color w:val="1f2328"/>
                <w:sz w:val="24"/>
                <w:szCs w:val="24"/>
                <w:rtl w:val="0"/>
              </w:rPr>
              <w:t xml:space="preserve">Hoon Min Lee (</w:t>
            </w:r>
            <w:r w:rsidDel="00000000" w:rsidR="00000000" w:rsidRPr="00000000">
              <w:rPr>
                <w:color w:val="1f2328"/>
                <w:sz w:val="24"/>
                <w:szCs w:val="24"/>
                <w:rtl w:val="0"/>
              </w:rPr>
              <w:t xml:space="preserve">jennyleelg2004</w:t>
            </w:r>
            <w:r w:rsidDel="00000000" w:rsidR="00000000" w:rsidRPr="00000000">
              <w:rPr>
                <w:color w:val="1f2328"/>
                <w:sz w:val="24"/>
                <w:szCs w:val="24"/>
                <w:rtl w:val="0"/>
              </w:rPr>
              <w:t xml:space="preserve">@gmail.com)</w:t>
            </w:r>
            <w:r w:rsidDel="00000000" w:rsidR="00000000" w:rsidRPr="00000000">
              <w:rPr>
                <w:sz w:val="24"/>
                <w:szCs w:val="24"/>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Project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jc w:val="center"/>
              <w:rPr>
                <w:sz w:val="24"/>
                <w:szCs w:val="24"/>
              </w:rPr>
            </w:pPr>
            <w:r w:rsidDel="00000000" w:rsidR="00000000" w:rsidRPr="00000000">
              <w:rPr>
                <w:sz w:val="24"/>
                <w:szCs w:val="24"/>
                <w:rtl w:val="0"/>
              </w:rPr>
              <w:t xml:space="preserve">Security -  Analysis, Design, Review, Documentation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shd w:fill="ffffff" w:val="clear"/>
              <w:spacing w:after="240" w:before="60" w:lineRule="auto"/>
              <w:jc w:val="center"/>
              <w:rPr>
                <w:color w:val="1f2328"/>
                <w:sz w:val="24"/>
                <w:szCs w:val="24"/>
              </w:rPr>
            </w:pPr>
            <w:r w:rsidDel="00000000" w:rsidR="00000000" w:rsidRPr="00000000">
              <w:rPr>
                <w:color w:val="1f2328"/>
                <w:sz w:val="24"/>
                <w:szCs w:val="24"/>
                <w:rtl w:val="0"/>
              </w:rPr>
              <w:t xml:space="preserve">Jang Hyun Ko (rheels87@gmail.com)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jc w:val="center"/>
              <w:rPr>
                <w:sz w:val="24"/>
                <w:szCs w:val="24"/>
              </w:rPr>
            </w:pPr>
            <w:r w:rsidDel="00000000" w:rsidR="00000000" w:rsidRPr="00000000">
              <w:rPr>
                <w:sz w:val="24"/>
                <w:szCs w:val="24"/>
                <w:rtl w:val="0"/>
              </w:rPr>
              <w:t xml:space="preserve">Project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center"/>
              <w:rPr>
                <w:sz w:val="24"/>
                <w:szCs w:val="24"/>
              </w:rPr>
            </w:pPr>
            <w:r w:rsidDel="00000000" w:rsidR="00000000" w:rsidRPr="00000000">
              <w:rPr>
                <w:sz w:val="24"/>
                <w:szCs w:val="24"/>
                <w:rtl w:val="0"/>
              </w:rPr>
              <w:t xml:space="preserve">Protocol - Analysis, Design, Implementation, Review, Documentation</w:t>
            </w:r>
          </w:p>
        </w:tc>
      </w:tr>
      <w:tr>
        <w:trPr>
          <w:cantSplit w:val="0"/>
          <w:trHeight w:val="745.7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shd w:fill="ffffff" w:val="clear"/>
              <w:spacing w:after="240" w:lineRule="auto"/>
              <w:ind w:left="0" w:firstLine="0"/>
              <w:jc w:val="center"/>
              <w:rPr>
                <w:sz w:val="24"/>
                <w:szCs w:val="24"/>
              </w:rPr>
            </w:pPr>
            <w:r w:rsidDel="00000000" w:rsidR="00000000" w:rsidRPr="00000000">
              <w:rPr>
                <w:color w:val="1f2328"/>
                <w:sz w:val="24"/>
                <w:szCs w:val="24"/>
                <w:rtl w:val="0"/>
              </w:rPr>
              <w:t xml:space="preserve">Jin Woo Kim (deenu0224@gmail.com)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jc w:val="center"/>
              <w:rPr>
                <w:sz w:val="24"/>
                <w:szCs w:val="24"/>
              </w:rPr>
            </w:pPr>
            <w:r w:rsidDel="00000000" w:rsidR="00000000" w:rsidRPr="00000000">
              <w:rPr>
                <w:sz w:val="24"/>
                <w:szCs w:val="24"/>
                <w:rtl w:val="0"/>
              </w:rPr>
              <w:t xml:space="preserve">Server developer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center"/>
              <w:rPr>
                <w:sz w:val="24"/>
                <w:szCs w:val="24"/>
              </w:rPr>
            </w:pPr>
            <w:r w:rsidDel="00000000" w:rsidR="00000000" w:rsidRPr="00000000">
              <w:rPr>
                <w:sz w:val="24"/>
                <w:szCs w:val="24"/>
                <w:rtl w:val="0"/>
              </w:rPr>
              <w:t xml:space="preserve">Server - Requirement Analysis, Code Analysis, Design, Implementation, Review</w:t>
            </w:r>
          </w:p>
        </w:tc>
      </w:tr>
      <w:tr>
        <w:trPr>
          <w:cantSplit w:val="0"/>
          <w:trHeight w:val="685.7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shd w:fill="ffffff" w:val="clear"/>
              <w:spacing w:after="240" w:before="60" w:lineRule="auto"/>
              <w:ind w:left="0" w:firstLine="0"/>
              <w:jc w:val="center"/>
              <w:rPr>
                <w:sz w:val="24"/>
                <w:szCs w:val="24"/>
              </w:rPr>
            </w:pPr>
            <w:r w:rsidDel="00000000" w:rsidR="00000000" w:rsidRPr="00000000">
              <w:rPr>
                <w:color w:val="1f2328"/>
                <w:sz w:val="24"/>
                <w:szCs w:val="24"/>
                <w:rtl w:val="0"/>
              </w:rPr>
              <w:t xml:space="preserve">Yoon Se Han (</w:t>
            </w:r>
            <w:r w:rsidDel="00000000" w:rsidR="00000000" w:rsidRPr="00000000">
              <w:rPr>
                <w:color w:val="1f2328"/>
                <w:sz w:val="24"/>
                <w:szCs w:val="24"/>
                <w:rtl w:val="0"/>
              </w:rPr>
              <w:t xml:space="preserve">yoon312</w:t>
            </w:r>
            <w:r w:rsidDel="00000000" w:rsidR="00000000" w:rsidRPr="00000000">
              <w:rPr>
                <w:color w:val="1f2328"/>
                <w:sz w:val="24"/>
                <w:szCs w:val="24"/>
                <w:rtl w:val="0"/>
              </w:rPr>
              <w:t xml:space="preserve">@gmail.com)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center"/>
              <w:rPr>
                <w:sz w:val="24"/>
                <w:szCs w:val="24"/>
              </w:rPr>
            </w:pPr>
            <w:r w:rsidDel="00000000" w:rsidR="00000000" w:rsidRPr="00000000">
              <w:rPr>
                <w:sz w:val="24"/>
                <w:szCs w:val="24"/>
                <w:rtl w:val="0"/>
              </w:rPr>
              <w:t xml:space="preserve">Server developer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sz w:val="24"/>
                <w:szCs w:val="24"/>
              </w:rPr>
            </w:pPr>
            <w:r w:rsidDel="00000000" w:rsidR="00000000" w:rsidRPr="00000000">
              <w:rPr>
                <w:sz w:val="24"/>
                <w:szCs w:val="24"/>
                <w:rtl w:val="0"/>
              </w:rPr>
              <w:t xml:space="preserve">Server - Requirement Analysis, Code Analysis, Design, Implementation, Review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shd w:fill="ffffff" w:val="clear"/>
              <w:spacing w:after="240" w:before="60" w:lineRule="auto"/>
              <w:ind w:left="0" w:firstLine="0"/>
              <w:jc w:val="center"/>
              <w:rPr>
                <w:sz w:val="24"/>
                <w:szCs w:val="24"/>
              </w:rPr>
            </w:pPr>
            <w:r w:rsidDel="00000000" w:rsidR="00000000" w:rsidRPr="00000000">
              <w:rPr>
                <w:color w:val="1f2328"/>
                <w:sz w:val="24"/>
                <w:szCs w:val="24"/>
                <w:rtl w:val="0"/>
              </w:rPr>
              <w:t xml:space="preserve">Ji Hyun Jang (</w:t>
            </w:r>
            <w:r w:rsidDel="00000000" w:rsidR="00000000" w:rsidRPr="00000000">
              <w:rPr>
                <w:color w:val="1f2328"/>
                <w:sz w:val="24"/>
                <w:szCs w:val="24"/>
                <w:rtl w:val="0"/>
              </w:rPr>
              <w:t xml:space="preserve">zzhyuny</w:t>
            </w:r>
            <w:r w:rsidDel="00000000" w:rsidR="00000000" w:rsidRPr="00000000">
              <w:rPr>
                <w:color w:val="1f2328"/>
                <w:sz w:val="24"/>
                <w:szCs w:val="24"/>
                <w:rtl w:val="0"/>
              </w:rPr>
              <w:t xml:space="preserve">@gmail.com)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sz w:val="24"/>
                <w:szCs w:val="24"/>
              </w:rPr>
            </w:pPr>
            <w:r w:rsidDel="00000000" w:rsidR="00000000" w:rsidRPr="00000000">
              <w:rPr>
                <w:sz w:val="24"/>
                <w:szCs w:val="24"/>
                <w:rtl w:val="0"/>
              </w:rPr>
              <w:t xml:space="preserve">Client developer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center"/>
              <w:rPr>
                <w:sz w:val="24"/>
                <w:szCs w:val="24"/>
              </w:rPr>
            </w:pPr>
            <w:r w:rsidDel="00000000" w:rsidR="00000000" w:rsidRPr="00000000">
              <w:rPr>
                <w:sz w:val="24"/>
                <w:szCs w:val="24"/>
                <w:rtl w:val="0"/>
              </w:rPr>
              <w:t xml:space="preserve">Client  - Requirement Analysis, Code Analysis, Design, Implementation, Review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shd w:fill="ffffff" w:val="clear"/>
              <w:spacing w:after="240" w:before="60" w:lineRule="auto"/>
              <w:ind w:left="0" w:firstLine="0"/>
              <w:jc w:val="center"/>
              <w:rPr>
                <w:sz w:val="24"/>
                <w:szCs w:val="24"/>
              </w:rPr>
            </w:pPr>
            <w:r w:rsidDel="00000000" w:rsidR="00000000" w:rsidRPr="00000000">
              <w:rPr>
                <w:color w:val="1f2328"/>
                <w:sz w:val="24"/>
                <w:szCs w:val="24"/>
                <w:rtl w:val="0"/>
              </w:rPr>
              <w:t xml:space="preserve">Nam Il Lee (lni148686@gmail.com)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Client developer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center"/>
              <w:rPr>
                <w:sz w:val="24"/>
                <w:szCs w:val="24"/>
              </w:rPr>
            </w:pPr>
            <w:r w:rsidDel="00000000" w:rsidR="00000000" w:rsidRPr="00000000">
              <w:rPr>
                <w:sz w:val="24"/>
                <w:szCs w:val="24"/>
                <w:rtl w:val="0"/>
              </w:rPr>
              <w:t xml:space="preserve">Client - Requirement Analysis, Code Analysis, Design, Implementation, Review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shd w:fill="ffffff" w:val="clear"/>
              <w:spacing w:after="240" w:before="60" w:lineRule="auto"/>
              <w:ind w:left="0" w:firstLine="0"/>
              <w:jc w:val="center"/>
              <w:rPr>
                <w:color w:val="1f2328"/>
                <w:sz w:val="24"/>
                <w:szCs w:val="24"/>
              </w:rPr>
            </w:pPr>
            <w:r w:rsidDel="00000000" w:rsidR="00000000" w:rsidRPr="00000000">
              <w:rPr>
                <w:color w:val="1f2328"/>
                <w:sz w:val="24"/>
                <w:szCs w:val="24"/>
                <w:highlight w:val="white"/>
                <w:rtl w:val="0"/>
              </w:rPr>
              <w:t xml:space="preserve">David Belasco (</w:t>
            </w:r>
            <w:r w:rsidDel="00000000" w:rsidR="00000000" w:rsidRPr="00000000">
              <w:rPr>
                <w:color w:val="1f2328"/>
                <w:sz w:val="24"/>
                <w:szCs w:val="24"/>
                <w:highlight w:val="white"/>
                <w:rtl w:val="0"/>
              </w:rPr>
              <w:t xml:space="preserve">dbelasco</w:t>
            </w:r>
            <w:r w:rsidDel="00000000" w:rsidR="00000000" w:rsidRPr="00000000">
              <w:rPr>
                <w:color w:val="1f2328"/>
                <w:sz w:val="24"/>
                <w:szCs w:val="24"/>
                <w:highlight w:val="white"/>
                <w:rtl w:val="0"/>
              </w:rPr>
              <w:t xml:space="preserve">@andrew.cmu.edu)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Mentor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spacing w:line="240" w:lineRule="auto"/>
              <w:jc w:val="center"/>
              <w:rPr>
                <w:sz w:val="24"/>
                <w:szCs w:val="24"/>
              </w:rPr>
            </w:pPr>
            <w:r w:rsidDel="00000000" w:rsidR="00000000" w:rsidRPr="00000000">
              <w:rPr>
                <w:sz w:val="24"/>
                <w:szCs w:val="24"/>
                <w:rtl w:val="0"/>
              </w:rPr>
              <w:t xml:space="preserve">Provides listening, growth support, consultation and advice, Review</w:t>
            </w:r>
          </w:p>
        </w:tc>
      </w:tr>
    </w:tbl>
    <w:p w:rsidR="00000000" w:rsidDel="00000000" w:rsidP="00000000" w:rsidRDefault="00000000" w:rsidRPr="00000000" w14:paraId="000000D1">
      <w:pPr>
        <w:rPr>
          <w:sz w:val="28"/>
          <w:szCs w:val="28"/>
        </w:rPr>
      </w:pPr>
      <w:r w:rsidDel="00000000" w:rsidR="00000000" w:rsidRPr="00000000">
        <w:rPr>
          <w:rtl w:val="0"/>
        </w:rPr>
      </w:r>
    </w:p>
    <w:p w:rsidR="00000000" w:rsidDel="00000000" w:rsidP="00000000" w:rsidRDefault="00000000" w:rsidRPr="00000000" w14:paraId="000000D2">
      <w:pPr>
        <w:rPr>
          <w:sz w:val="28"/>
          <w:szCs w:val="28"/>
        </w:rPr>
      </w:pPr>
      <w:r w:rsidDel="00000000" w:rsidR="00000000" w:rsidRPr="00000000">
        <w:rPr>
          <w:rtl w:val="0"/>
        </w:rPr>
      </w:r>
    </w:p>
    <w:p w:rsidR="00000000" w:rsidDel="00000000" w:rsidP="00000000" w:rsidRDefault="00000000" w:rsidRPr="00000000" w14:paraId="000000D3">
      <w:pPr>
        <w:rPr>
          <w:sz w:val="28"/>
          <w:szCs w:val="28"/>
        </w:rPr>
      </w:pPr>
      <w:r w:rsidDel="00000000" w:rsidR="00000000" w:rsidRPr="00000000">
        <w:rPr>
          <w:rtl w:val="0"/>
        </w:rPr>
      </w:r>
    </w:p>
    <w:p w:rsidR="00000000" w:rsidDel="00000000" w:rsidP="00000000" w:rsidRDefault="00000000" w:rsidRPr="00000000" w14:paraId="000000D4">
      <w:pPr>
        <w:rPr>
          <w:sz w:val="28"/>
          <w:szCs w:val="28"/>
        </w:rPr>
      </w:pPr>
      <w:r w:rsidDel="00000000" w:rsidR="00000000" w:rsidRPr="00000000">
        <w:rPr>
          <w:rtl w:val="0"/>
        </w:rPr>
      </w:r>
    </w:p>
    <w:p w:rsidR="00000000" w:rsidDel="00000000" w:rsidP="00000000" w:rsidRDefault="00000000" w:rsidRPr="00000000" w14:paraId="000000D5">
      <w:pPr>
        <w:rPr>
          <w:sz w:val="28"/>
          <w:szCs w:val="28"/>
        </w:rPr>
      </w:pPr>
      <w:r w:rsidDel="00000000" w:rsidR="00000000" w:rsidRPr="00000000">
        <w:rPr>
          <w:rtl w:val="0"/>
        </w:rPr>
      </w:r>
    </w:p>
    <w:p w:rsidR="00000000" w:rsidDel="00000000" w:rsidP="00000000" w:rsidRDefault="00000000" w:rsidRPr="00000000" w14:paraId="000000D6">
      <w:pPr>
        <w:pStyle w:val="Heading1"/>
        <w:rPr/>
      </w:pPr>
      <w:bookmarkStart w:colFirst="0" w:colLast="0" w:name="_fakgtd6l6ogs" w:id="10"/>
      <w:bookmarkEnd w:id="10"/>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pStyle w:val="Heading1"/>
        <w:rPr/>
      </w:pPr>
      <w:bookmarkStart w:colFirst="0" w:colLast="0" w:name="_wvfh7qs14lp4" w:id="11"/>
      <w:bookmarkEnd w:id="11"/>
      <w:r w:rsidDel="00000000" w:rsidR="00000000" w:rsidRPr="00000000">
        <w:rPr>
          <w:rtl w:val="0"/>
        </w:rPr>
        <w:t xml:space="preserve">1.4 Project Schedule</w:t>
      </w:r>
    </w:p>
    <w:p w:rsidR="00000000" w:rsidDel="00000000" w:rsidP="00000000" w:rsidRDefault="00000000" w:rsidRPr="00000000" w14:paraId="000000DA">
      <w:pPr>
        <w:rPr>
          <w:sz w:val="28"/>
          <w:szCs w:val="28"/>
        </w:rPr>
      </w:pPr>
      <w:r w:rsidDel="00000000" w:rsidR="00000000" w:rsidRPr="00000000">
        <w:rPr>
          <w:rtl w:val="0"/>
        </w:rPr>
      </w:r>
    </w:p>
    <w:tbl>
      <w:tblPr>
        <w:tblStyle w:val="Table3"/>
        <w:tblW w:w="92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1650"/>
        <w:gridCol w:w="1575"/>
        <w:gridCol w:w="1635"/>
        <w:gridCol w:w="1830"/>
        <w:tblGridChange w:id="0">
          <w:tblGrid>
            <w:gridCol w:w="2595"/>
            <w:gridCol w:w="1650"/>
            <w:gridCol w:w="1575"/>
            <w:gridCol w:w="1635"/>
            <w:gridCol w:w="1830"/>
          </w:tblGrid>
        </w:tblGridChange>
      </w:tblGrid>
      <w:tr>
        <w:trPr>
          <w:cantSplit w:val="0"/>
          <w:trHeight w:val="911.923828125" w:hRule="atLeast"/>
          <w:tblHeader w:val="0"/>
        </w:trPr>
        <w:tc>
          <w:tcPr>
            <w:shd w:fill="b6d7a8" w:val="clear"/>
            <w:tcMar>
              <w:top w:w="100.0" w:type="dxa"/>
              <w:left w:w="100.0" w:type="dxa"/>
              <w:bottom w:w="100.0" w:type="dxa"/>
              <w:right w:w="100.0" w:type="dxa"/>
            </w:tcMar>
            <w:vAlign w:val="bottom"/>
          </w:tcPr>
          <w:p w:rsidR="00000000" w:rsidDel="00000000" w:rsidP="00000000" w:rsidRDefault="00000000" w:rsidRPr="00000000" w14:paraId="000000DB">
            <w:pPr>
              <w:widowControl w:val="0"/>
              <w:spacing w:line="240" w:lineRule="auto"/>
              <w:jc w:val="left"/>
              <w:rPr>
                <w:sz w:val="26"/>
                <w:szCs w:val="26"/>
              </w:rPr>
            </w:pPr>
            <w:r w:rsidDel="00000000" w:rsidR="00000000" w:rsidRPr="00000000">
              <w:rPr>
                <w:sz w:val="26"/>
                <w:szCs w:val="26"/>
                <w:rtl w:val="0"/>
              </w:rPr>
              <w:t xml:space="preserve">Role\Date</w:t>
            </w:r>
          </w:p>
        </w:tc>
        <w:tc>
          <w:tcPr>
            <w:shd w:fill="b6d7a8"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center"/>
              <w:rPr>
                <w:sz w:val="26"/>
                <w:szCs w:val="26"/>
              </w:rPr>
            </w:pPr>
            <w:r w:rsidDel="00000000" w:rsidR="00000000" w:rsidRPr="00000000">
              <w:rPr>
                <w:sz w:val="26"/>
                <w:szCs w:val="26"/>
                <w:rtl w:val="0"/>
              </w:rPr>
              <w:t xml:space="preserve">1 Week</w:t>
            </w:r>
          </w:p>
          <w:p w:rsidR="00000000" w:rsidDel="00000000" w:rsidP="00000000" w:rsidRDefault="00000000" w:rsidRPr="00000000" w14:paraId="000000DD">
            <w:pPr>
              <w:widowControl w:val="0"/>
              <w:spacing w:line="240" w:lineRule="auto"/>
              <w:jc w:val="center"/>
              <w:rPr>
                <w:sz w:val="26"/>
                <w:szCs w:val="26"/>
              </w:rPr>
            </w:pPr>
            <w:r w:rsidDel="00000000" w:rsidR="00000000" w:rsidRPr="00000000">
              <w:rPr>
                <w:sz w:val="26"/>
                <w:szCs w:val="26"/>
                <w:rtl w:val="0"/>
              </w:rPr>
              <w:t xml:space="preserve">(6.4~ 6.10)</w:t>
            </w:r>
          </w:p>
        </w:tc>
        <w:tc>
          <w:tcPr>
            <w:shd w:fill="b6d7a8"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jc w:val="center"/>
              <w:rPr>
                <w:sz w:val="26"/>
                <w:szCs w:val="26"/>
              </w:rPr>
            </w:pPr>
            <w:r w:rsidDel="00000000" w:rsidR="00000000" w:rsidRPr="00000000">
              <w:rPr>
                <w:sz w:val="26"/>
                <w:szCs w:val="26"/>
                <w:rtl w:val="0"/>
              </w:rPr>
              <w:t xml:space="preserve">2 Week</w:t>
              <w:br w:type="textWrapping"/>
              <w:t xml:space="preserve">(6.11~6.17)</w:t>
            </w:r>
          </w:p>
        </w:tc>
        <w:tc>
          <w:tcPr>
            <w:shd w:fill="b6d7a8"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center"/>
              <w:rPr>
                <w:sz w:val="26"/>
                <w:szCs w:val="26"/>
              </w:rPr>
            </w:pPr>
            <w:r w:rsidDel="00000000" w:rsidR="00000000" w:rsidRPr="00000000">
              <w:rPr>
                <w:sz w:val="26"/>
                <w:szCs w:val="26"/>
                <w:rtl w:val="0"/>
              </w:rPr>
              <w:t xml:space="preserve">3 Week</w:t>
              <w:br w:type="textWrapping"/>
              <w:t xml:space="preserve">(6.18~6.24)</w:t>
            </w:r>
          </w:p>
        </w:tc>
        <w:tc>
          <w:tcPr>
            <w:shd w:fill="b6d7a8"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center"/>
              <w:rPr>
                <w:sz w:val="26"/>
                <w:szCs w:val="26"/>
              </w:rPr>
            </w:pPr>
            <w:r w:rsidDel="00000000" w:rsidR="00000000" w:rsidRPr="00000000">
              <w:rPr>
                <w:sz w:val="26"/>
                <w:szCs w:val="26"/>
                <w:rtl w:val="0"/>
              </w:rPr>
              <w:t xml:space="preserve">Mid Presentation</w:t>
            </w:r>
          </w:p>
          <w:p w:rsidR="00000000" w:rsidDel="00000000" w:rsidP="00000000" w:rsidRDefault="00000000" w:rsidRPr="00000000" w14:paraId="000000E1">
            <w:pPr>
              <w:widowControl w:val="0"/>
              <w:spacing w:line="240" w:lineRule="auto"/>
              <w:jc w:val="center"/>
              <w:rPr>
                <w:sz w:val="26"/>
                <w:szCs w:val="26"/>
              </w:rPr>
            </w:pPr>
            <w:r w:rsidDel="00000000" w:rsidR="00000000" w:rsidRPr="00000000">
              <w:rPr>
                <w:sz w:val="26"/>
                <w:szCs w:val="26"/>
                <w:rtl w:val="0"/>
              </w:rPr>
              <w:t xml:space="preserve">(6/26)</w:t>
            </w:r>
          </w:p>
        </w:tc>
      </w:tr>
      <w:tr>
        <w:trPr>
          <w:cantSplit w:val="0"/>
          <w:trHeight w:val="688.9453125" w:hRule="atLeast"/>
          <w:tblHeader w:val="0"/>
        </w:trPr>
        <w:tc>
          <w:tcPr>
            <w:gridSpan w:val="5"/>
            <w:shd w:fill="f3f3f3"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sz w:val="28"/>
                <w:szCs w:val="28"/>
              </w:rPr>
            </w:pPr>
            <w:r w:rsidDel="00000000" w:rsidR="00000000" w:rsidRPr="00000000">
              <w:rPr>
                <w:b w:val="1"/>
                <w:sz w:val="28"/>
                <w:szCs w:val="28"/>
                <w:rtl w:val="0"/>
              </w:rPr>
              <w:t xml:space="preserve">Design Team</w:t>
            </w:r>
            <w:r w:rsidDel="00000000" w:rsidR="00000000" w:rsidRPr="00000000">
              <w:rPr>
                <w:rtl w:val="0"/>
              </w:rPr>
            </w:r>
          </w:p>
        </w:tc>
      </w:tr>
      <w:tr>
        <w:trPr>
          <w:cantSplit w:val="0"/>
          <w:trHeight w:val="440"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sz w:val="24"/>
                <w:szCs w:val="24"/>
              </w:rPr>
            </w:pPr>
            <w:r w:rsidDel="00000000" w:rsidR="00000000" w:rsidRPr="00000000">
              <w:rPr>
                <w:sz w:val="24"/>
                <w:szCs w:val="24"/>
                <w:rtl w:val="0"/>
              </w:rPr>
              <w:t xml:space="preserve">Requirement Analysis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sz w:val="28"/>
                <w:szCs w:val="28"/>
              </w:rPr>
            </w:pPr>
            <w:r w:rsidDel="00000000" w:rsidR="00000000" w:rsidRPr="00000000">
              <w:rPr>
                <w:sz w:val="28"/>
                <w:szCs w:val="28"/>
                <w:rtl w:val="0"/>
              </w:rPr>
              <w:t xml:space="preserv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sz w:val="28"/>
                <w:szCs w:val="28"/>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sz w:val="28"/>
                <w:szCs w:val="28"/>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sz w:val="28"/>
                <w:szCs w:val="28"/>
              </w:rPr>
            </w:pPr>
            <w:r w:rsidDel="00000000" w:rsidR="00000000" w:rsidRPr="00000000">
              <w:rPr>
                <w:rtl w:val="0"/>
              </w:rPr>
            </w:r>
          </w:p>
        </w:tc>
      </w:tr>
      <w:tr>
        <w:trPr>
          <w:cantSplit w:val="0"/>
          <w:trHeight w:val="440"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sz w:val="24"/>
                <w:szCs w:val="24"/>
              </w:rPr>
            </w:pPr>
            <w:r w:rsidDel="00000000" w:rsidR="00000000" w:rsidRPr="00000000">
              <w:rPr>
                <w:sz w:val="24"/>
                <w:szCs w:val="24"/>
                <w:rtl w:val="0"/>
              </w:rPr>
              <w:t xml:space="preserve">Security</w:t>
            </w:r>
          </w:p>
          <w:p w:rsidR="00000000" w:rsidDel="00000000" w:rsidP="00000000" w:rsidRDefault="00000000" w:rsidRPr="00000000" w14:paraId="000000ED">
            <w:pPr>
              <w:widowControl w:val="0"/>
              <w:spacing w:line="240" w:lineRule="auto"/>
              <w:rPr>
                <w:sz w:val="24"/>
                <w:szCs w:val="24"/>
              </w:rPr>
            </w:pPr>
            <w:r w:rsidDel="00000000" w:rsidR="00000000" w:rsidRPr="00000000">
              <w:rPr>
                <w:sz w:val="24"/>
                <w:szCs w:val="24"/>
                <w:rtl w:val="0"/>
              </w:rPr>
              <w:t xml:space="preserve">Analysis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sz w:val="28"/>
                <w:szCs w:val="28"/>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sz w:val="28"/>
                <w:szCs w:val="28"/>
              </w:rPr>
            </w:pPr>
            <w:r w:rsidDel="00000000" w:rsidR="00000000" w:rsidRPr="00000000">
              <w:rPr>
                <w:sz w:val="28"/>
                <w:szCs w:val="28"/>
                <w:rtl w:val="0"/>
              </w:rPr>
              <w:t xml:space="preserv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sz w:val="28"/>
                <w:szCs w:val="28"/>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sz w:val="28"/>
                <w:szCs w:val="28"/>
              </w:rPr>
            </w:pPr>
            <w:r w:rsidDel="00000000" w:rsidR="00000000" w:rsidRPr="00000000">
              <w:rPr>
                <w:rtl w:val="0"/>
              </w:rPr>
            </w:r>
          </w:p>
        </w:tc>
      </w:tr>
      <w:tr>
        <w:trPr>
          <w:cantSplit w:val="0"/>
          <w:trHeight w:val="440"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sz w:val="24"/>
                <w:szCs w:val="24"/>
              </w:rPr>
            </w:pPr>
            <w:r w:rsidDel="00000000" w:rsidR="00000000" w:rsidRPr="00000000">
              <w:rPr>
                <w:sz w:val="24"/>
                <w:szCs w:val="24"/>
                <w:rtl w:val="0"/>
              </w:rPr>
              <w:t xml:space="preserve">Security Design</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sz w:val="28"/>
                <w:szCs w:val="28"/>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sz w:val="28"/>
                <w:szCs w:val="28"/>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sz w:val="28"/>
                <w:szCs w:val="28"/>
              </w:rPr>
            </w:pPr>
            <w:r w:rsidDel="00000000" w:rsidR="00000000" w:rsidRPr="00000000">
              <w:rPr>
                <w:sz w:val="28"/>
                <w:szCs w:val="28"/>
                <w:rtl w:val="0"/>
              </w:rPr>
              <w:t xml:space="preserv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sz w:val="28"/>
                <w:szCs w:val="28"/>
              </w:rPr>
            </w:pPr>
            <w:r w:rsidDel="00000000" w:rsidR="00000000" w:rsidRPr="00000000">
              <w:rPr>
                <w:rtl w:val="0"/>
              </w:rPr>
            </w:r>
          </w:p>
        </w:tc>
      </w:tr>
      <w:tr>
        <w:trPr>
          <w:cantSplit w:val="0"/>
          <w:trHeight w:val="440"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sz w:val="24"/>
                <w:szCs w:val="24"/>
              </w:rPr>
            </w:pPr>
            <w:r w:rsidDel="00000000" w:rsidR="00000000" w:rsidRPr="00000000">
              <w:rPr>
                <w:sz w:val="24"/>
                <w:szCs w:val="24"/>
                <w:rtl w:val="0"/>
              </w:rPr>
              <w:t xml:space="preserve">Documentation</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sz w:val="28"/>
                <w:szCs w:val="28"/>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sz w:val="28"/>
                <w:szCs w:val="28"/>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sz w:val="28"/>
                <w:szCs w:val="28"/>
              </w:rPr>
            </w:pPr>
            <w:r w:rsidDel="00000000" w:rsidR="00000000" w:rsidRPr="00000000">
              <w:rPr>
                <w:sz w:val="28"/>
                <w:szCs w:val="28"/>
                <w:rtl w:val="0"/>
              </w:rPr>
              <w:t xml:space="preserv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sz w:val="28"/>
                <w:szCs w:val="28"/>
              </w:rPr>
            </w:pPr>
            <w:r w:rsidDel="00000000" w:rsidR="00000000" w:rsidRPr="00000000">
              <w:rPr>
                <w:rtl w:val="0"/>
              </w:rPr>
            </w:r>
          </w:p>
        </w:tc>
      </w:tr>
      <w:tr>
        <w:trPr>
          <w:cantSplit w:val="0"/>
          <w:trHeight w:val="480" w:hRule="atLeast"/>
          <w:tblHeader w:val="0"/>
        </w:trPr>
        <w:tc>
          <w:tcPr>
            <w:gridSpan w:val="5"/>
            <w:shd w:fill="f3f3f3"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sz w:val="28"/>
                <w:szCs w:val="28"/>
              </w:rPr>
            </w:pPr>
            <w:r w:rsidDel="00000000" w:rsidR="00000000" w:rsidRPr="00000000">
              <w:rPr>
                <w:b w:val="1"/>
                <w:sz w:val="28"/>
                <w:szCs w:val="28"/>
                <w:rtl w:val="0"/>
              </w:rPr>
              <w:t xml:space="preserve">Server Team</w:t>
            </w:r>
            <w:r w:rsidDel="00000000" w:rsidR="00000000" w:rsidRPr="00000000">
              <w:rPr>
                <w:rtl w:val="0"/>
              </w:rPr>
            </w:r>
          </w:p>
        </w:tc>
      </w:tr>
      <w:tr>
        <w:trPr>
          <w:cantSplit w:val="0"/>
          <w:trHeight w:val="480"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sz w:val="24"/>
                <w:szCs w:val="24"/>
              </w:rPr>
            </w:pPr>
            <w:r w:rsidDel="00000000" w:rsidR="00000000" w:rsidRPr="00000000">
              <w:rPr>
                <w:sz w:val="24"/>
                <w:szCs w:val="24"/>
                <w:rtl w:val="0"/>
              </w:rPr>
              <w:t xml:space="preserve">Requirement Analysis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sz w:val="28"/>
                <w:szCs w:val="28"/>
              </w:rPr>
            </w:pPr>
            <w:r w:rsidDel="00000000" w:rsidR="00000000" w:rsidRPr="00000000">
              <w:rPr>
                <w:sz w:val="28"/>
                <w:szCs w:val="28"/>
                <w:rtl w:val="0"/>
              </w:rPr>
              <w:t xml:space="preserv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sz w:val="28"/>
                <w:szCs w:val="28"/>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sz w:val="28"/>
                <w:szCs w:val="28"/>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sz w:val="28"/>
                <w:szCs w:val="28"/>
              </w:rPr>
            </w:pPr>
            <w:r w:rsidDel="00000000" w:rsidR="00000000" w:rsidRPr="00000000">
              <w:rPr>
                <w:rtl w:val="0"/>
              </w:rPr>
            </w:r>
          </w:p>
        </w:tc>
      </w:tr>
      <w:tr>
        <w:trPr>
          <w:cantSplit w:val="0"/>
          <w:trHeight w:val="480"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sz w:val="24"/>
                <w:szCs w:val="24"/>
              </w:rPr>
            </w:pPr>
            <w:r w:rsidDel="00000000" w:rsidR="00000000" w:rsidRPr="00000000">
              <w:rPr>
                <w:sz w:val="24"/>
                <w:szCs w:val="24"/>
                <w:rtl w:val="0"/>
              </w:rPr>
              <w:t xml:space="preserve">Code Analysis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sz w:val="28"/>
                <w:szCs w:val="28"/>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sz w:val="28"/>
                <w:szCs w:val="28"/>
              </w:rPr>
            </w:pPr>
            <w:r w:rsidDel="00000000" w:rsidR="00000000" w:rsidRPr="00000000">
              <w:rPr>
                <w:sz w:val="28"/>
                <w:szCs w:val="28"/>
                <w:rtl w:val="0"/>
              </w:rPr>
              <w:t xml:space="preserv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sz w:val="28"/>
                <w:szCs w:val="28"/>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sz w:val="28"/>
                <w:szCs w:val="28"/>
              </w:rPr>
            </w:pPr>
            <w:r w:rsidDel="00000000" w:rsidR="00000000" w:rsidRPr="00000000">
              <w:rPr>
                <w:rtl w:val="0"/>
              </w:rPr>
            </w:r>
          </w:p>
        </w:tc>
      </w:tr>
      <w:tr>
        <w:trPr>
          <w:cantSplit w:val="0"/>
          <w:trHeight w:val="480"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sz w:val="24"/>
                <w:szCs w:val="24"/>
              </w:rPr>
            </w:pPr>
            <w:r w:rsidDel="00000000" w:rsidR="00000000" w:rsidRPr="00000000">
              <w:rPr>
                <w:sz w:val="24"/>
                <w:szCs w:val="24"/>
                <w:rtl w:val="0"/>
              </w:rPr>
              <w:t xml:space="preserve">Implementation</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sz w:val="28"/>
                <w:szCs w:val="28"/>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sz w:val="28"/>
                <w:szCs w:val="28"/>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sz w:val="28"/>
                <w:szCs w:val="28"/>
              </w:rPr>
            </w:pPr>
            <w:r w:rsidDel="00000000" w:rsidR="00000000" w:rsidRPr="00000000">
              <w:rPr>
                <w:sz w:val="28"/>
                <w:szCs w:val="28"/>
                <w:rtl w:val="0"/>
              </w:rPr>
              <w:t xml:space="preserv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sz w:val="28"/>
                <w:szCs w:val="28"/>
              </w:rPr>
            </w:pPr>
            <w:r w:rsidDel="00000000" w:rsidR="00000000" w:rsidRPr="00000000">
              <w:rPr>
                <w:rtl w:val="0"/>
              </w:rPr>
            </w:r>
          </w:p>
        </w:tc>
      </w:tr>
      <w:tr>
        <w:trPr>
          <w:cantSplit w:val="0"/>
          <w:trHeight w:val="480"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sz w:val="24"/>
                <w:szCs w:val="24"/>
              </w:rPr>
            </w:pPr>
            <w:r w:rsidDel="00000000" w:rsidR="00000000" w:rsidRPr="00000000">
              <w:rPr>
                <w:sz w:val="24"/>
                <w:szCs w:val="24"/>
                <w:rtl w:val="0"/>
              </w:rPr>
              <w:t xml:space="preserve">Review </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sz w:val="28"/>
                <w:szCs w:val="28"/>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sz w:val="28"/>
                <w:szCs w:val="28"/>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sz w:val="28"/>
                <w:szCs w:val="28"/>
              </w:rPr>
            </w:pPr>
            <w:r w:rsidDel="00000000" w:rsidR="00000000" w:rsidRPr="00000000">
              <w:rPr>
                <w:sz w:val="28"/>
                <w:szCs w:val="28"/>
                <w:rtl w:val="0"/>
              </w:rPr>
              <w:t xml:space="preserv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sz w:val="28"/>
                <w:szCs w:val="28"/>
              </w:rPr>
            </w:pPr>
            <w:r w:rsidDel="00000000" w:rsidR="00000000" w:rsidRPr="00000000">
              <w:rPr>
                <w:rtl w:val="0"/>
              </w:rPr>
            </w:r>
          </w:p>
        </w:tc>
      </w:tr>
      <w:tr>
        <w:trPr>
          <w:cantSplit w:val="0"/>
          <w:trHeight w:val="480" w:hRule="atLeast"/>
          <w:tblHeader w:val="0"/>
        </w:trPr>
        <w:tc>
          <w:tcPr>
            <w:gridSpan w:val="5"/>
            <w:shd w:fill="f3f3f3"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b w:val="1"/>
                <w:sz w:val="28"/>
                <w:szCs w:val="28"/>
              </w:rPr>
            </w:pPr>
            <w:r w:rsidDel="00000000" w:rsidR="00000000" w:rsidRPr="00000000">
              <w:rPr>
                <w:b w:val="1"/>
                <w:sz w:val="28"/>
                <w:szCs w:val="28"/>
                <w:rtl w:val="0"/>
              </w:rPr>
              <w:t xml:space="preserve">Client Team</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sz w:val="24"/>
                <w:szCs w:val="24"/>
              </w:rPr>
            </w:pPr>
            <w:r w:rsidDel="00000000" w:rsidR="00000000" w:rsidRPr="00000000">
              <w:rPr>
                <w:sz w:val="24"/>
                <w:szCs w:val="24"/>
                <w:rtl w:val="0"/>
              </w:rPr>
              <w:t xml:space="preserve">Requirement Analysis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sz w:val="28"/>
                <w:szCs w:val="28"/>
              </w:rPr>
            </w:pPr>
            <w:r w:rsidDel="00000000" w:rsidR="00000000" w:rsidRPr="00000000">
              <w:rPr>
                <w:sz w:val="28"/>
                <w:szCs w:val="28"/>
                <w:rtl w:val="0"/>
              </w:rPr>
              <w:t xml:space="preserv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sz w:val="28"/>
                <w:szCs w:val="28"/>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sz w:val="28"/>
                <w:szCs w:val="28"/>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sz w:val="28"/>
                <w:szCs w:val="28"/>
              </w:rPr>
            </w:pPr>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sz w:val="24"/>
                <w:szCs w:val="24"/>
              </w:rPr>
            </w:pPr>
            <w:r w:rsidDel="00000000" w:rsidR="00000000" w:rsidRPr="00000000">
              <w:rPr>
                <w:sz w:val="24"/>
                <w:szCs w:val="24"/>
                <w:rtl w:val="0"/>
              </w:rPr>
              <w:t xml:space="preserve">Code Analysis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sz w:val="28"/>
                <w:szCs w:val="28"/>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sz w:val="28"/>
                <w:szCs w:val="28"/>
              </w:rPr>
            </w:pPr>
            <w:r w:rsidDel="00000000" w:rsidR="00000000" w:rsidRPr="00000000">
              <w:rPr>
                <w:sz w:val="28"/>
                <w:szCs w:val="28"/>
                <w:rtl w:val="0"/>
              </w:rPr>
              <w:t xml:space="preserv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sz w:val="28"/>
                <w:szCs w:val="28"/>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sz w:val="28"/>
                <w:szCs w:val="28"/>
              </w:rPr>
            </w:pPr>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sz w:val="24"/>
                <w:szCs w:val="24"/>
              </w:rPr>
            </w:pPr>
            <w:r w:rsidDel="00000000" w:rsidR="00000000" w:rsidRPr="00000000">
              <w:rPr>
                <w:sz w:val="24"/>
                <w:szCs w:val="24"/>
                <w:rtl w:val="0"/>
              </w:rPr>
              <w:t xml:space="preserve">Implementation</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sz w:val="28"/>
                <w:szCs w:val="28"/>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sz w:val="28"/>
                <w:szCs w:val="28"/>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sz w:val="28"/>
                <w:szCs w:val="28"/>
              </w:rPr>
            </w:pPr>
            <w:r w:rsidDel="00000000" w:rsidR="00000000" w:rsidRPr="00000000">
              <w:rPr>
                <w:sz w:val="28"/>
                <w:szCs w:val="28"/>
                <w:rtl w:val="0"/>
              </w:rPr>
              <w:t xml:space="preserv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sz w:val="28"/>
                <w:szCs w:val="28"/>
              </w:rPr>
            </w:pPr>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sz w:val="24"/>
                <w:szCs w:val="24"/>
              </w:rPr>
            </w:pPr>
            <w:r w:rsidDel="00000000" w:rsidR="00000000" w:rsidRPr="00000000">
              <w:rPr>
                <w:sz w:val="24"/>
                <w:szCs w:val="24"/>
                <w:rtl w:val="0"/>
              </w:rPr>
              <w:t xml:space="preserve">Review </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sz w:val="28"/>
                <w:szCs w:val="28"/>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sz w:val="28"/>
                <w:szCs w:val="28"/>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sz w:val="28"/>
                <w:szCs w:val="28"/>
              </w:rPr>
            </w:pPr>
            <w:r w:rsidDel="00000000" w:rsidR="00000000" w:rsidRPr="00000000">
              <w:rPr>
                <w:sz w:val="28"/>
                <w:szCs w:val="28"/>
                <w:rtl w:val="0"/>
              </w:rPr>
              <w:t xml:space="preserv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sz w:val="28"/>
                <w:szCs w:val="28"/>
              </w:rPr>
            </w:pPr>
            <w:r w:rsidDel="00000000" w:rsidR="00000000" w:rsidRPr="00000000">
              <w:rPr>
                <w:rtl w:val="0"/>
              </w:rPr>
            </w:r>
          </w:p>
        </w:tc>
      </w:tr>
      <w:tr>
        <w:trPr>
          <w:cantSplit w:val="0"/>
          <w:trHeight w:val="480" w:hRule="atLeast"/>
          <w:tblHeader w:val="0"/>
        </w:trPr>
        <w:tc>
          <w:tcPr>
            <w:gridSpan w:val="5"/>
            <w:shd w:fill="f3f3f3"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b w:val="1"/>
                <w:sz w:val="28"/>
                <w:szCs w:val="28"/>
              </w:rPr>
            </w:pPr>
            <w:r w:rsidDel="00000000" w:rsidR="00000000" w:rsidRPr="00000000">
              <w:rPr>
                <w:b w:val="1"/>
                <w:sz w:val="28"/>
                <w:szCs w:val="28"/>
                <w:rtl w:val="0"/>
              </w:rPr>
              <w:t xml:space="preserve">Project Management Team</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sz w:val="24"/>
                <w:szCs w:val="24"/>
              </w:rPr>
            </w:pPr>
            <w:r w:rsidDel="00000000" w:rsidR="00000000" w:rsidRPr="00000000">
              <w:rPr>
                <w:sz w:val="24"/>
                <w:szCs w:val="24"/>
                <w:rtl w:val="0"/>
              </w:rPr>
              <w:t xml:space="preserve">Project Planning</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sz w:val="28"/>
                <w:szCs w:val="28"/>
              </w:rPr>
            </w:pPr>
            <w:r w:rsidDel="00000000" w:rsidR="00000000" w:rsidRPr="00000000">
              <w:rPr>
                <w:sz w:val="28"/>
                <w:szCs w:val="28"/>
                <w:rtl w:val="0"/>
              </w:rPr>
              <w:t xml:space="preserv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sz w:val="28"/>
                <w:szCs w:val="28"/>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sz w:val="28"/>
                <w:szCs w:val="28"/>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sz w:val="28"/>
                <w:szCs w:val="28"/>
              </w:rPr>
            </w:pPr>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sz w:val="24"/>
                <w:szCs w:val="24"/>
              </w:rPr>
            </w:pPr>
            <w:r w:rsidDel="00000000" w:rsidR="00000000" w:rsidRPr="00000000">
              <w:rPr>
                <w:sz w:val="24"/>
                <w:szCs w:val="24"/>
                <w:rtl w:val="0"/>
              </w:rPr>
              <w:t xml:space="preserve">Resource Allocation</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sz w:val="28"/>
                <w:szCs w:val="28"/>
              </w:rPr>
            </w:pPr>
            <w:r w:rsidDel="00000000" w:rsidR="00000000" w:rsidRPr="00000000">
              <w:rPr>
                <w:sz w:val="28"/>
                <w:szCs w:val="28"/>
                <w:rtl w:val="0"/>
              </w:rPr>
              <w:t xml:space="preserv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sz w:val="28"/>
                <w:szCs w:val="28"/>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sz w:val="28"/>
                <w:szCs w:val="28"/>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sz w:val="32"/>
                <w:szCs w:val="32"/>
              </w:rPr>
            </w:pPr>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sz w:val="24"/>
                <w:szCs w:val="24"/>
              </w:rPr>
            </w:pPr>
            <w:r w:rsidDel="00000000" w:rsidR="00000000" w:rsidRPr="00000000">
              <w:rPr>
                <w:sz w:val="24"/>
                <w:szCs w:val="24"/>
                <w:rtl w:val="0"/>
              </w:rPr>
              <w:t xml:space="preserve">Risk Assessment</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sz w:val="28"/>
                <w:szCs w:val="28"/>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sz w:val="28"/>
                <w:szCs w:val="28"/>
              </w:rPr>
            </w:pPr>
            <w:r w:rsidDel="00000000" w:rsidR="00000000" w:rsidRPr="00000000">
              <w:rPr>
                <w:sz w:val="28"/>
                <w:szCs w:val="28"/>
                <w:rtl w:val="0"/>
              </w:rPr>
              <w:t xml:space="preserv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sz w:val="28"/>
                <w:szCs w:val="28"/>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sz w:val="28"/>
                <w:szCs w:val="28"/>
              </w:rPr>
            </w:pPr>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sz w:val="24"/>
                <w:szCs w:val="24"/>
              </w:rPr>
            </w:pPr>
            <w:r w:rsidDel="00000000" w:rsidR="00000000" w:rsidRPr="00000000">
              <w:rPr>
                <w:sz w:val="24"/>
                <w:szCs w:val="24"/>
                <w:rtl w:val="0"/>
              </w:rPr>
              <w:t xml:space="preserve">Status Reporting</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sz w:val="28"/>
                <w:szCs w:val="28"/>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sz w:val="28"/>
                <w:szCs w:val="28"/>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sz w:val="28"/>
                <w:szCs w:val="28"/>
              </w:rPr>
            </w:pPr>
            <w:r w:rsidDel="00000000" w:rsidR="00000000" w:rsidRPr="00000000">
              <w:rPr>
                <w:sz w:val="28"/>
                <w:szCs w:val="28"/>
                <w:rtl w:val="0"/>
              </w:rPr>
              <w:t xml:space="preserv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sz w:val="28"/>
                <w:szCs w:val="28"/>
              </w:rPr>
            </w:pPr>
            <w:r w:rsidDel="00000000" w:rsidR="00000000" w:rsidRPr="00000000">
              <w:rPr>
                <w:rtl w:val="0"/>
              </w:rPr>
            </w:r>
          </w:p>
        </w:tc>
      </w:tr>
    </w:tbl>
    <w:p w:rsidR="00000000" w:rsidDel="00000000" w:rsidP="00000000" w:rsidRDefault="00000000" w:rsidRPr="00000000" w14:paraId="00000147">
      <w:pPr>
        <w:rPr>
          <w:sz w:val="28"/>
          <w:szCs w:val="28"/>
        </w:rPr>
      </w:pPr>
      <w:r w:rsidDel="00000000" w:rsidR="00000000" w:rsidRPr="00000000">
        <w:rPr>
          <w:rtl w:val="0"/>
        </w:rPr>
      </w:r>
    </w:p>
    <w:p w:rsidR="00000000" w:rsidDel="00000000" w:rsidP="00000000" w:rsidRDefault="00000000" w:rsidRPr="00000000" w14:paraId="00000148">
      <w:pPr>
        <w:pStyle w:val="Title"/>
        <w:rPr/>
      </w:pPr>
      <w:bookmarkStart w:colFirst="0" w:colLast="0" w:name="_k9722ebfq8ik" w:id="12"/>
      <w:bookmarkEnd w:id="12"/>
      <w:r w:rsidDel="00000000" w:rsidR="00000000" w:rsidRPr="00000000">
        <w:rPr>
          <w:rtl w:val="0"/>
        </w:rPr>
        <w:t xml:space="preserve">2. System Define</w:t>
      </w:r>
    </w:p>
    <w:p w:rsidR="00000000" w:rsidDel="00000000" w:rsidP="00000000" w:rsidRDefault="00000000" w:rsidRPr="00000000" w14:paraId="00000149">
      <w:pPr>
        <w:pStyle w:val="Heading1"/>
        <w:rPr/>
      </w:pPr>
      <w:bookmarkStart w:colFirst="0" w:colLast="0" w:name="_h7blosct1l2c" w:id="13"/>
      <w:bookmarkEnd w:id="13"/>
      <w:r w:rsidDel="00000000" w:rsidR="00000000" w:rsidRPr="00000000">
        <w:rPr>
          <w:rtl w:val="0"/>
        </w:rPr>
        <w:t xml:space="preserve">2.1 Overview</w:t>
      </w:r>
    </w:p>
    <w:p w:rsidR="00000000" w:rsidDel="00000000" w:rsidP="00000000" w:rsidRDefault="00000000" w:rsidRPr="00000000" w14:paraId="0000014A">
      <w:pPr>
        <w:spacing w:after="240" w:before="240" w:lineRule="auto"/>
        <w:rPr>
          <w:sz w:val="28"/>
          <w:szCs w:val="28"/>
        </w:rPr>
      </w:pPr>
      <w:r w:rsidDel="00000000" w:rsidR="00000000" w:rsidRPr="00000000">
        <w:rPr>
          <w:sz w:val="28"/>
          <w:szCs w:val="28"/>
          <w:rtl w:val="0"/>
        </w:rPr>
        <w:t xml:space="preserve">1. Remote User Interface</w:t>
      </w:r>
    </w:p>
    <w:p w:rsidR="00000000" w:rsidDel="00000000" w:rsidP="00000000" w:rsidRDefault="00000000" w:rsidRPr="00000000" w14:paraId="0000014B">
      <w:pPr>
        <w:numPr>
          <w:ilvl w:val="0"/>
          <w:numId w:val="10"/>
        </w:numPr>
        <w:spacing w:after="0" w:afterAutospacing="0" w:before="240" w:lineRule="auto"/>
        <w:ind w:left="720" w:hanging="360"/>
        <w:rPr>
          <w:sz w:val="28"/>
          <w:szCs w:val="28"/>
        </w:rPr>
      </w:pPr>
      <w:r w:rsidDel="00000000" w:rsidR="00000000" w:rsidRPr="00000000">
        <w:rPr>
          <w:sz w:val="28"/>
          <w:szCs w:val="28"/>
          <w:rtl w:val="0"/>
        </w:rPr>
        <w:t xml:space="preserve">Purpose: The Remote User Interface serves as the control hub for safely and reliably operating the robot system, providing capabilities to monitor the robot's state. It enables users to control various operational modes of the robot and monitor several functions such as real-time camera video feeds of the target course, the barbette's laser, computer vision for target identification, and active shots from the water gel cannon.</w:t>
      </w:r>
    </w:p>
    <w:p w:rsidR="00000000" w:rsidDel="00000000" w:rsidP="00000000" w:rsidRDefault="00000000" w:rsidRPr="00000000" w14:paraId="0000014C">
      <w:pPr>
        <w:numPr>
          <w:ilvl w:val="0"/>
          <w:numId w:val="10"/>
        </w:numPr>
        <w:spacing w:after="0" w:afterAutospacing="0" w:before="0" w:beforeAutospacing="0" w:lineRule="auto"/>
        <w:ind w:left="720" w:hanging="360"/>
        <w:rPr>
          <w:sz w:val="28"/>
          <w:szCs w:val="28"/>
        </w:rPr>
      </w:pPr>
      <w:r w:rsidDel="00000000" w:rsidR="00000000" w:rsidRPr="00000000">
        <w:rPr>
          <w:sz w:val="28"/>
          <w:szCs w:val="28"/>
          <w:rtl w:val="0"/>
        </w:rPr>
        <w:t xml:space="preserve">Functions:</w:t>
      </w:r>
    </w:p>
    <w:p w:rsidR="00000000" w:rsidDel="00000000" w:rsidP="00000000" w:rsidRDefault="00000000" w:rsidRPr="00000000" w14:paraId="0000014D">
      <w:pPr>
        <w:numPr>
          <w:ilvl w:val="1"/>
          <w:numId w:val="10"/>
        </w:numPr>
        <w:spacing w:after="0" w:afterAutospacing="0" w:before="0" w:beforeAutospacing="0" w:lineRule="auto"/>
        <w:ind w:left="1440" w:hanging="360"/>
        <w:rPr>
          <w:sz w:val="28"/>
          <w:szCs w:val="28"/>
        </w:rPr>
      </w:pPr>
      <w:r w:rsidDel="00000000" w:rsidR="00000000" w:rsidRPr="00000000">
        <w:rPr>
          <w:sz w:val="28"/>
          <w:szCs w:val="28"/>
          <w:rtl w:val="0"/>
        </w:rPr>
        <w:t xml:space="preserve">Mode Control: Allows users to switch between different operational modes of the robot.</w:t>
      </w:r>
    </w:p>
    <w:p w:rsidR="00000000" w:rsidDel="00000000" w:rsidP="00000000" w:rsidRDefault="00000000" w:rsidRPr="00000000" w14:paraId="0000014E">
      <w:pPr>
        <w:numPr>
          <w:ilvl w:val="1"/>
          <w:numId w:val="10"/>
        </w:numPr>
        <w:spacing w:after="0" w:afterAutospacing="0" w:before="0" w:beforeAutospacing="0" w:lineRule="auto"/>
        <w:ind w:left="1440" w:hanging="360"/>
        <w:rPr>
          <w:sz w:val="28"/>
          <w:szCs w:val="28"/>
        </w:rPr>
      </w:pPr>
      <w:r w:rsidDel="00000000" w:rsidR="00000000" w:rsidRPr="00000000">
        <w:rPr>
          <w:sz w:val="28"/>
          <w:szCs w:val="28"/>
          <w:rtl w:val="0"/>
        </w:rPr>
        <w:t xml:space="preserve">Real-Time Monitoring: Provides monitoring of the robot's status and environmental data in real time.</w:t>
      </w:r>
    </w:p>
    <w:p w:rsidR="00000000" w:rsidDel="00000000" w:rsidP="00000000" w:rsidRDefault="00000000" w:rsidRPr="00000000" w14:paraId="0000014F">
      <w:pPr>
        <w:numPr>
          <w:ilvl w:val="1"/>
          <w:numId w:val="10"/>
        </w:numPr>
        <w:spacing w:after="240" w:before="0" w:beforeAutospacing="0" w:lineRule="auto"/>
        <w:ind w:left="1440" w:hanging="360"/>
        <w:rPr>
          <w:sz w:val="28"/>
          <w:szCs w:val="28"/>
        </w:rPr>
      </w:pPr>
      <w:r w:rsidDel="00000000" w:rsidR="00000000" w:rsidRPr="00000000">
        <w:rPr>
          <w:sz w:val="28"/>
          <w:szCs w:val="28"/>
          <w:rtl w:val="0"/>
        </w:rPr>
        <w:t xml:space="preserve">Safety Mode Entry: Enables users to switch to safety mode when unsafe conditions are detected or undesirable actions occur.</w:t>
      </w:r>
    </w:p>
    <w:p w:rsidR="00000000" w:rsidDel="00000000" w:rsidP="00000000" w:rsidRDefault="00000000" w:rsidRPr="00000000" w14:paraId="00000150">
      <w:pPr>
        <w:rPr>
          <w:sz w:val="28"/>
          <w:szCs w:val="28"/>
        </w:rPr>
      </w:pPr>
      <w:r w:rsidDel="00000000" w:rsidR="00000000" w:rsidRPr="00000000">
        <w:rPr>
          <w:sz w:val="28"/>
          <w:szCs w:val="28"/>
          <w:rtl w:val="0"/>
        </w:rPr>
        <w:t xml:space="preserve">2. Robot (Server)</w:t>
      </w:r>
    </w:p>
    <w:p w:rsidR="00000000" w:rsidDel="00000000" w:rsidP="00000000" w:rsidRDefault="00000000" w:rsidRPr="00000000" w14:paraId="00000151">
      <w:pPr>
        <w:numPr>
          <w:ilvl w:val="0"/>
          <w:numId w:val="21"/>
        </w:numPr>
        <w:spacing w:after="0" w:afterAutospacing="0" w:before="240" w:lineRule="auto"/>
        <w:ind w:left="720" w:hanging="360"/>
        <w:rPr>
          <w:sz w:val="28"/>
          <w:szCs w:val="28"/>
        </w:rPr>
      </w:pPr>
      <w:r w:rsidDel="00000000" w:rsidR="00000000" w:rsidRPr="00000000">
        <w:rPr>
          <w:sz w:val="28"/>
          <w:szCs w:val="28"/>
          <w:rtl w:val="0"/>
        </w:rPr>
        <w:t xml:space="preserve">Purpose: The Robot acts as the server within the network architecture, executing commands received from the Remote User Interface. It communicates via a network connection, autonomously or manually locating and identifying targets based on the commands.</w:t>
      </w:r>
    </w:p>
    <w:p w:rsidR="00000000" w:rsidDel="00000000" w:rsidP="00000000" w:rsidRDefault="00000000" w:rsidRPr="00000000" w14:paraId="00000152">
      <w:pPr>
        <w:numPr>
          <w:ilvl w:val="0"/>
          <w:numId w:val="21"/>
        </w:numPr>
        <w:spacing w:after="0" w:afterAutospacing="0" w:before="0" w:beforeAutospacing="0" w:lineRule="auto"/>
        <w:ind w:left="720" w:hanging="360"/>
        <w:rPr>
          <w:sz w:val="28"/>
          <w:szCs w:val="28"/>
        </w:rPr>
      </w:pPr>
      <w:r w:rsidDel="00000000" w:rsidR="00000000" w:rsidRPr="00000000">
        <w:rPr>
          <w:sz w:val="28"/>
          <w:szCs w:val="28"/>
          <w:rtl w:val="0"/>
        </w:rPr>
        <w:t xml:space="preserve">Functions:</w:t>
      </w:r>
    </w:p>
    <w:p w:rsidR="00000000" w:rsidDel="00000000" w:rsidP="00000000" w:rsidRDefault="00000000" w:rsidRPr="00000000" w14:paraId="00000153">
      <w:pPr>
        <w:numPr>
          <w:ilvl w:val="1"/>
          <w:numId w:val="21"/>
        </w:numPr>
        <w:spacing w:after="0" w:afterAutospacing="0" w:before="0" w:beforeAutospacing="0" w:lineRule="auto"/>
        <w:ind w:left="1440" w:hanging="360"/>
        <w:rPr>
          <w:sz w:val="28"/>
          <w:szCs w:val="28"/>
        </w:rPr>
      </w:pPr>
      <w:r w:rsidDel="00000000" w:rsidR="00000000" w:rsidRPr="00000000">
        <w:rPr>
          <w:sz w:val="28"/>
          <w:szCs w:val="28"/>
          <w:rtl w:val="0"/>
        </w:rPr>
        <w:t xml:space="preserve">Command Execution: Performs tasks as directed by the Remote User Interface.</w:t>
      </w:r>
    </w:p>
    <w:p w:rsidR="00000000" w:rsidDel="00000000" w:rsidP="00000000" w:rsidRDefault="00000000" w:rsidRPr="00000000" w14:paraId="00000154">
      <w:pPr>
        <w:numPr>
          <w:ilvl w:val="1"/>
          <w:numId w:val="21"/>
        </w:numPr>
        <w:spacing w:after="0" w:afterAutospacing="0" w:before="0" w:beforeAutospacing="0" w:lineRule="auto"/>
        <w:ind w:left="1440" w:hanging="360"/>
        <w:rPr>
          <w:sz w:val="28"/>
          <w:szCs w:val="28"/>
        </w:rPr>
      </w:pPr>
      <w:r w:rsidDel="00000000" w:rsidR="00000000" w:rsidRPr="00000000">
        <w:rPr>
          <w:sz w:val="28"/>
          <w:szCs w:val="28"/>
          <w:rtl w:val="0"/>
        </w:rPr>
        <w:t xml:space="preserve">Autonomous Operation: Capable of identifying and targeting without human intervention, using advanced algorithms.</w:t>
      </w:r>
    </w:p>
    <w:p w:rsidR="00000000" w:rsidDel="00000000" w:rsidP="00000000" w:rsidRDefault="00000000" w:rsidRPr="00000000" w14:paraId="00000155">
      <w:pPr>
        <w:numPr>
          <w:ilvl w:val="1"/>
          <w:numId w:val="21"/>
        </w:numPr>
        <w:spacing w:after="240" w:before="0" w:beforeAutospacing="0" w:lineRule="auto"/>
        <w:ind w:left="1440" w:hanging="360"/>
        <w:rPr>
          <w:sz w:val="28"/>
          <w:szCs w:val="28"/>
        </w:rPr>
      </w:pPr>
      <w:r w:rsidDel="00000000" w:rsidR="00000000" w:rsidRPr="00000000">
        <w:rPr>
          <w:sz w:val="28"/>
          <w:szCs w:val="28"/>
          <w:rtl w:val="0"/>
        </w:rPr>
        <w:t xml:space="preserve">Feedback Provision: Reports back to the Remote User Interface about the status of tasks and any operational issues.</w:t>
      </w:r>
    </w:p>
    <w:p w:rsidR="00000000" w:rsidDel="00000000" w:rsidP="00000000" w:rsidRDefault="00000000" w:rsidRPr="00000000" w14:paraId="00000156">
      <w:pPr>
        <w:spacing w:after="240" w:before="240" w:lineRule="auto"/>
        <w:rPr>
          <w:sz w:val="28"/>
          <w:szCs w:val="28"/>
        </w:rPr>
      </w:pPr>
      <w:r w:rsidDel="00000000" w:rsidR="00000000" w:rsidRPr="00000000">
        <w:rPr>
          <w:sz w:val="28"/>
          <w:szCs w:val="28"/>
          <w:rtl w:val="0"/>
        </w:rPr>
        <w:t xml:space="preserve">3. WiFi Router (Network)</w:t>
      </w:r>
    </w:p>
    <w:p w:rsidR="00000000" w:rsidDel="00000000" w:rsidP="00000000" w:rsidRDefault="00000000" w:rsidRPr="00000000" w14:paraId="00000157">
      <w:pPr>
        <w:numPr>
          <w:ilvl w:val="0"/>
          <w:numId w:val="13"/>
        </w:numPr>
        <w:spacing w:after="0" w:afterAutospacing="0" w:before="240" w:lineRule="auto"/>
        <w:ind w:left="720" w:hanging="360"/>
        <w:rPr>
          <w:sz w:val="28"/>
          <w:szCs w:val="28"/>
        </w:rPr>
      </w:pPr>
      <w:r w:rsidDel="00000000" w:rsidR="00000000" w:rsidRPr="00000000">
        <w:rPr>
          <w:sz w:val="28"/>
          <w:szCs w:val="28"/>
          <w:rtl w:val="0"/>
        </w:rPr>
        <w:t xml:space="preserve">Purpose: The WiFi Router facilitates the wireless communication between the Remote User Interface and the Robot, serving as a crucial component of the network infrastructure. It ensures secure and reliable data transmission.</w:t>
      </w:r>
    </w:p>
    <w:p w:rsidR="00000000" w:rsidDel="00000000" w:rsidP="00000000" w:rsidRDefault="00000000" w:rsidRPr="00000000" w14:paraId="00000158">
      <w:pPr>
        <w:numPr>
          <w:ilvl w:val="0"/>
          <w:numId w:val="13"/>
        </w:numPr>
        <w:spacing w:after="0" w:afterAutospacing="0" w:before="0" w:beforeAutospacing="0" w:lineRule="auto"/>
        <w:ind w:left="720" w:hanging="360"/>
        <w:rPr>
          <w:sz w:val="28"/>
          <w:szCs w:val="28"/>
        </w:rPr>
      </w:pPr>
      <w:r w:rsidDel="00000000" w:rsidR="00000000" w:rsidRPr="00000000">
        <w:rPr>
          <w:sz w:val="28"/>
          <w:szCs w:val="28"/>
          <w:rtl w:val="0"/>
        </w:rPr>
        <w:t xml:space="preserve">Functions:</w:t>
      </w:r>
    </w:p>
    <w:p w:rsidR="00000000" w:rsidDel="00000000" w:rsidP="00000000" w:rsidRDefault="00000000" w:rsidRPr="00000000" w14:paraId="00000159">
      <w:pPr>
        <w:numPr>
          <w:ilvl w:val="1"/>
          <w:numId w:val="13"/>
        </w:numPr>
        <w:spacing w:after="0" w:afterAutospacing="0" w:before="0" w:beforeAutospacing="0" w:lineRule="auto"/>
        <w:ind w:left="1440" w:hanging="360"/>
        <w:rPr>
          <w:sz w:val="28"/>
          <w:szCs w:val="28"/>
        </w:rPr>
      </w:pPr>
      <w:r w:rsidDel="00000000" w:rsidR="00000000" w:rsidRPr="00000000">
        <w:rPr>
          <w:sz w:val="28"/>
          <w:szCs w:val="28"/>
          <w:rtl w:val="0"/>
        </w:rPr>
        <w:t xml:space="preserve">Data Transmission: Ensures the secure and reliable transmission of commands, video feeds, and sensor data between the Remote User Interface and the Robot.</w:t>
      </w:r>
    </w:p>
    <w:p w:rsidR="00000000" w:rsidDel="00000000" w:rsidP="00000000" w:rsidRDefault="00000000" w:rsidRPr="00000000" w14:paraId="0000015A">
      <w:pPr>
        <w:numPr>
          <w:ilvl w:val="1"/>
          <w:numId w:val="13"/>
        </w:numPr>
        <w:spacing w:after="0" w:afterAutospacing="0" w:before="0" w:beforeAutospacing="0" w:lineRule="auto"/>
        <w:ind w:left="1440" w:hanging="360"/>
        <w:rPr>
          <w:sz w:val="28"/>
          <w:szCs w:val="28"/>
        </w:rPr>
      </w:pPr>
      <w:r w:rsidDel="00000000" w:rsidR="00000000" w:rsidRPr="00000000">
        <w:rPr>
          <w:sz w:val="28"/>
          <w:szCs w:val="28"/>
          <w:rtl w:val="0"/>
        </w:rPr>
        <w:t xml:space="preserve">Network Security: Enhances security measures to protect the integrity and confidentiality of data during transmission.</w:t>
      </w:r>
    </w:p>
    <w:p w:rsidR="00000000" w:rsidDel="00000000" w:rsidP="00000000" w:rsidRDefault="00000000" w:rsidRPr="00000000" w14:paraId="0000015B">
      <w:pPr>
        <w:numPr>
          <w:ilvl w:val="1"/>
          <w:numId w:val="13"/>
        </w:numPr>
        <w:spacing w:after="240" w:before="0" w:beforeAutospacing="0" w:lineRule="auto"/>
        <w:ind w:left="1440" w:hanging="360"/>
        <w:rPr>
          <w:sz w:val="28"/>
          <w:szCs w:val="28"/>
        </w:rPr>
      </w:pPr>
      <w:r w:rsidDel="00000000" w:rsidR="00000000" w:rsidRPr="00000000">
        <w:rPr>
          <w:sz w:val="28"/>
          <w:szCs w:val="28"/>
          <w:rtl w:val="0"/>
        </w:rPr>
        <w:t xml:space="preserve">Connection Management: Manages and optimizes the connection between the Remote User Interface and the Robot to ensure consistent performance.</w:t>
      </w:r>
    </w:p>
    <w:p w:rsidR="00000000" w:rsidDel="00000000" w:rsidP="00000000" w:rsidRDefault="00000000" w:rsidRPr="00000000" w14:paraId="0000015C">
      <w:pPr>
        <w:pStyle w:val="Heading1"/>
        <w:rPr/>
      </w:pPr>
      <w:bookmarkStart w:colFirst="0" w:colLast="0" w:name="_nf6aw96e2d9w" w:id="14"/>
      <w:bookmarkEnd w:id="14"/>
      <w:r w:rsidDel="00000000" w:rsidR="00000000" w:rsidRPr="00000000">
        <w:rPr>
          <w:rtl w:val="0"/>
        </w:rPr>
        <w:t xml:space="preserve">2.2 System Architecture</w:t>
      </w:r>
    </w:p>
    <w:p w:rsidR="00000000" w:rsidDel="00000000" w:rsidP="00000000" w:rsidRDefault="00000000" w:rsidRPr="00000000" w14:paraId="0000015D">
      <w:pPr>
        <w:rPr>
          <w:sz w:val="28"/>
          <w:szCs w:val="28"/>
        </w:rPr>
      </w:pPr>
      <w:r w:rsidDel="00000000" w:rsidR="00000000" w:rsidRPr="00000000">
        <w:rPr>
          <w:sz w:val="28"/>
          <w:szCs w:val="28"/>
          <w:rtl w:val="0"/>
        </w:rPr>
        <w:t xml:space="preserve">Data Flow Diagram (DFD) visualizes the data flow and key functions of a system consisting of remote user interfaces, robots, and networks. This diagram shows how these components interact with each other and the paths through which data is exchanged.</w:t>
      </w:r>
    </w:p>
    <w:p w:rsidR="00000000" w:rsidDel="00000000" w:rsidP="00000000" w:rsidRDefault="00000000" w:rsidRPr="00000000" w14:paraId="0000015E">
      <w:pPr>
        <w:rPr>
          <w:sz w:val="28"/>
          <w:szCs w:val="28"/>
        </w:rPr>
      </w:pPr>
      <w:r w:rsidDel="00000000" w:rsidR="00000000" w:rsidRPr="00000000">
        <w:rPr>
          <w:rtl w:val="0"/>
        </w:rPr>
      </w:r>
    </w:p>
    <w:p w:rsidR="00000000" w:rsidDel="00000000" w:rsidP="00000000" w:rsidRDefault="00000000" w:rsidRPr="00000000" w14:paraId="0000015F">
      <w:pPr>
        <w:rPr>
          <w:sz w:val="28"/>
          <w:szCs w:val="28"/>
        </w:rPr>
      </w:pPr>
      <w:r w:rsidDel="00000000" w:rsidR="00000000" w:rsidRPr="00000000">
        <w:rPr>
          <w:sz w:val="28"/>
          <w:szCs w:val="28"/>
        </w:rPr>
        <w:drawing>
          <wp:inline distB="114300" distT="114300" distL="114300" distR="114300">
            <wp:extent cx="4910138" cy="1606806"/>
            <wp:effectExtent b="0" l="0" r="0" t="0"/>
            <wp:docPr id="1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910138" cy="1606806"/>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numPr>
          <w:ilvl w:val="0"/>
          <w:numId w:val="1"/>
        </w:numPr>
        <w:spacing w:after="0" w:afterAutospacing="0" w:before="240" w:lineRule="auto"/>
        <w:ind w:left="720" w:hanging="360"/>
        <w:rPr>
          <w:sz w:val="28"/>
          <w:szCs w:val="28"/>
        </w:rPr>
      </w:pPr>
      <w:r w:rsidDel="00000000" w:rsidR="00000000" w:rsidRPr="00000000">
        <w:rPr>
          <w:sz w:val="28"/>
          <w:szCs w:val="28"/>
          <w:rtl w:val="0"/>
        </w:rPr>
        <w:t xml:space="preserve">Remote User Interface:</w:t>
      </w:r>
    </w:p>
    <w:p w:rsidR="00000000" w:rsidDel="00000000" w:rsidP="00000000" w:rsidRDefault="00000000" w:rsidRPr="00000000" w14:paraId="00000161">
      <w:pPr>
        <w:numPr>
          <w:ilvl w:val="1"/>
          <w:numId w:val="1"/>
        </w:numPr>
        <w:spacing w:after="0" w:afterAutospacing="0" w:before="0" w:beforeAutospacing="0" w:lineRule="auto"/>
        <w:ind w:left="1440" w:hanging="360"/>
        <w:rPr>
          <w:sz w:val="28"/>
          <w:szCs w:val="28"/>
        </w:rPr>
      </w:pPr>
      <w:r w:rsidDel="00000000" w:rsidR="00000000" w:rsidRPr="00000000">
        <w:rPr>
          <w:sz w:val="28"/>
          <w:szCs w:val="28"/>
          <w:rtl w:val="0"/>
        </w:rPr>
        <w:t xml:space="preserve">Through this interface, users can change the operational modes of the robot and check its status.</w:t>
      </w:r>
    </w:p>
    <w:p w:rsidR="00000000" w:rsidDel="00000000" w:rsidP="00000000" w:rsidRDefault="00000000" w:rsidRPr="00000000" w14:paraId="00000162">
      <w:pPr>
        <w:numPr>
          <w:ilvl w:val="1"/>
          <w:numId w:val="1"/>
        </w:numPr>
        <w:spacing w:after="0" w:afterAutospacing="0" w:before="0" w:beforeAutospacing="0" w:lineRule="auto"/>
        <w:ind w:left="1440" w:hanging="360"/>
        <w:rPr>
          <w:sz w:val="28"/>
          <w:szCs w:val="28"/>
        </w:rPr>
      </w:pPr>
      <w:r w:rsidDel="00000000" w:rsidR="00000000" w:rsidRPr="00000000">
        <w:rPr>
          <w:sz w:val="28"/>
          <w:szCs w:val="28"/>
          <w:rtl w:val="0"/>
        </w:rPr>
        <w:t xml:space="preserve">The interface communicates with the robot over the network, sending user commands and receiving robot status updates.</w:t>
      </w:r>
    </w:p>
    <w:p w:rsidR="00000000" w:rsidDel="00000000" w:rsidP="00000000" w:rsidRDefault="00000000" w:rsidRPr="00000000" w14:paraId="00000163">
      <w:pPr>
        <w:numPr>
          <w:ilvl w:val="0"/>
          <w:numId w:val="1"/>
        </w:numPr>
        <w:spacing w:after="0" w:afterAutospacing="0" w:before="0" w:beforeAutospacing="0" w:lineRule="auto"/>
        <w:ind w:left="720" w:hanging="360"/>
        <w:rPr>
          <w:sz w:val="28"/>
          <w:szCs w:val="28"/>
        </w:rPr>
      </w:pPr>
      <w:r w:rsidDel="00000000" w:rsidR="00000000" w:rsidRPr="00000000">
        <w:rPr>
          <w:sz w:val="28"/>
          <w:szCs w:val="28"/>
          <w:rtl w:val="0"/>
        </w:rPr>
        <w:t xml:space="preserve">Robot:</w:t>
      </w:r>
    </w:p>
    <w:p w:rsidR="00000000" w:rsidDel="00000000" w:rsidP="00000000" w:rsidRDefault="00000000" w:rsidRPr="00000000" w14:paraId="00000164">
      <w:pPr>
        <w:numPr>
          <w:ilvl w:val="1"/>
          <w:numId w:val="1"/>
        </w:numPr>
        <w:spacing w:after="0" w:afterAutospacing="0" w:before="0" w:beforeAutospacing="0" w:lineRule="auto"/>
        <w:ind w:left="1440" w:hanging="360"/>
        <w:rPr>
          <w:sz w:val="28"/>
          <w:szCs w:val="28"/>
        </w:rPr>
      </w:pPr>
      <w:r w:rsidDel="00000000" w:rsidR="00000000" w:rsidRPr="00000000">
        <w:rPr>
          <w:sz w:val="28"/>
          <w:szCs w:val="28"/>
          <w:rtl w:val="0"/>
        </w:rPr>
        <w:t xml:space="preserve">Executes tasks based on commands received from the Remote User Interface.</w:t>
      </w:r>
    </w:p>
    <w:p w:rsidR="00000000" w:rsidDel="00000000" w:rsidP="00000000" w:rsidRDefault="00000000" w:rsidRPr="00000000" w14:paraId="00000165">
      <w:pPr>
        <w:numPr>
          <w:ilvl w:val="1"/>
          <w:numId w:val="1"/>
        </w:numPr>
        <w:spacing w:after="0" w:afterAutospacing="0" w:before="0" w:beforeAutospacing="0" w:lineRule="auto"/>
        <w:ind w:left="1440" w:hanging="360"/>
        <w:rPr>
          <w:sz w:val="28"/>
          <w:szCs w:val="28"/>
        </w:rPr>
      </w:pPr>
      <w:r w:rsidDel="00000000" w:rsidR="00000000" w:rsidRPr="00000000">
        <w:rPr>
          <w:sz w:val="28"/>
          <w:szCs w:val="28"/>
          <w:rtl w:val="0"/>
        </w:rPr>
        <w:t xml:space="preserve">Utilizes various sensors and actuators to perform its functions, reporting its status back to the interface.</w:t>
      </w:r>
    </w:p>
    <w:p w:rsidR="00000000" w:rsidDel="00000000" w:rsidP="00000000" w:rsidRDefault="00000000" w:rsidRPr="00000000" w14:paraId="00000166">
      <w:pPr>
        <w:numPr>
          <w:ilvl w:val="0"/>
          <w:numId w:val="1"/>
        </w:numPr>
        <w:spacing w:after="0" w:afterAutospacing="0" w:before="0" w:beforeAutospacing="0" w:lineRule="auto"/>
        <w:ind w:left="720" w:hanging="360"/>
        <w:rPr>
          <w:sz w:val="28"/>
          <w:szCs w:val="28"/>
        </w:rPr>
      </w:pPr>
      <w:r w:rsidDel="00000000" w:rsidR="00000000" w:rsidRPr="00000000">
        <w:rPr>
          <w:sz w:val="28"/>
          <w:szCs w:val="28"/>
          <w:rtl w:val="0"/>
        </w:rPr>
        <w:t xml:space="preserve">Network:</w:t>
      </w:r>
    </w:p>
    <w:p w:rsidR="00000000" w:rsidDel="00000000" w:rsidP="00000000" w:rsidRDefault="00000000" w:rsidRPr="00000000" w14:paraId="00000167">
      <w:pPr>
        <w:numPr>
          <w:ilvl w:val="1"/>
          <w:numId w:val="1"/>
        </w:numPr>
        <w:spacing w:after="0" w:afterAutospacing="0" w:before="0" w:beforeAutospacing="0" w:lineRule="auto"/>
        <w:ind w:left="1440" w:hanging="360"/>
        <w:rPr>
          <w:sz w:val="28"/>
          <w:szCs w:val="28"/>
        </w:rPr>
      </w:pPr>
      <w:r w:rsidDel="00000000" w:rsidR="00000000" w:rsidRPr="00000000">
        <w:rPr>
          <w:sz w:val="28"/>
          <w:szCs w:val="28"/>
          <w:rtl w:val="0"/>
        </w:rPr>
        <w:t xml:space="preserve">Handles the data communication between the Remote User Interface and the Robot.</w:t>
      </w:r>
    </w:p>
    <w:p w:rsidR="00000000" w:rsidDel="00000000" w:rsidP="00000000" w:rsidRDefault="00000000" w:rsidRPr="00000000" w14:paraId="00000168">
      <w:pPr>
        <w:numPr>
          <w:ilvl w:val="1"/>
          <w:numId w:val="1"/>
        </w:numPr>
        <w:spacing w:after="240" w:before="0" w:beforeAutospacing="0" w:lineRule="auto"/>
        <w:ind w:left="1440" w:hanging="360"/>
        <w:rPr>
          <w:sz w:val="28"/>
          <w:szCs w:val="28"/>
        </w:rPr>
      </w:pPr>
      <w:r w:rsidDel="00000000" w:rsidR="00000000" w:rsidRPr="00000000">
        <w:rPr>
          <w:sz w:val="28"/>
          <w:szCs w:val="28"/>
          <w:rtl w:val="0"/>
        </w:rPr>
        <w:t xml:space="preserve">Ensures reliable and secure transmission of control signals and status information using security protocols.</w:t>
      </w: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pStyle w:val="Heading2"/>
        <w:rPr/>
      </w:pPr>
      <w:bookmarkStart w:colFirst="0" w:colLast="0" w:name="_hcmlcm7bw8ab" w:id="15"/>
      <w:bookmarkEnd w:id="15"/>
      <w:r w:rsidDel="00000000" w:rsidR="00000000" w:rsidRPr="00000000">
        <w:rPr>
          <w:rtl w:val="0"/>
        </w:rPr>
        <w:t xml:space="preserve">2.2.1 Modes of Operation</w:t>
      </w:r>
    </w:p>
    <w:p w:rsidR="00000000" w:rsidDel="00000000" w:rsidP="00000000" w:rsidRDefault="00000000" w:rsidRPr="00000000" w14:paraId="0000016B">
      <w:pPr>
        <w:rPr>
          <w:sz w:val="28"/>
          <w:szCs w:val="28"/>
        </w:rPr>
      </w:pPr>
      <w:r w:rsidDel="00000000" w:rsidR="00000000" w:rsidRPr="00000000">
        <w:rPr>
          <w:sz w:val="28"/>
          <w:szCs w:val="28"/>
          <w:rtl w:val="0"/>
        </w:rPr>
        <w:t xml:space="preserve">The robot's operating mode and its functions operate as shown in the picture below. These modes enable a variety of functions and safety measures, allowing flexible control depending on the situations the robot faces.</w:t>
      </w:r>
    </w:p>
    <w:p w:rsidR="00000000" w:rsidDel="00000000" w:rsidP="00000000" w:rsidRDefault="00000000" w:rsidRPr="00000000" w14:paraId="0000016C">
      <w:pPr>
        <w:rPr/>
      </w:pPr>
      <w:r w:rsidDel="00000000" w:rsidR="00000000" w:rsidRPr="00000000">
        <w:rPr/>
        <w:drawing>
          <wp:inline distB="114300" distT="114300" distL="114300" distR="114300">
            <wp:extent cx="4824413" cy="3101408"/>
            <wp:effectExtent b="0" l="0" r="0" t="0"/>
            <wp:docPr id="1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824413" cy="3101408"/>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numPr>
          <w:ilvl w:val="0"/>
          <w:numId w:val="2"/>
        </w:numPr>
        <w:spacing w:after="0" w:afterAutospacing="0" w:before="240" w:lineRule="auto"/>
        <w:ind w:left="720" w:hanging="360"/>
        <w:rPr>
          <w:sz w:val="28"/>
          <w:szCs w:val="28"/>
        </w:rPr>
      </w:pPr>
      <w:r w:rsidDel="00000000" w:rsidR="00000000" w:rsidRPr="00000000">
        <w:rPr>
          <w:b w:val="1"/>
          <w:sz w:val="28"/>
          <w:szCs w:val="28"/>
          <w:rtl w:val="0"/>
        </w:rPr>
        <w:t xml:space="preserve">Unknown Mode</w:t>
      </w:r>
    </w:p>
    <w:p w:rsidR="00000000" w:rsidDel="00000000" w:rsidP="00000000" w:rsidRDefault="00000000" w:rsidRPr="00000000" w14:paraId="0000016E">
      <w:pPr>
        <w:numPr>
          <w:ilvl w:val="1"/>
          <w:numId w:val="2"/>
        </w:numPr>
        <w:spacing w:after="0" w:afterAutospacing="0" w:before="0" w:beforeAutospacing="0" w:lineRule="auto"/>
        <w:ind w:left="1440" w:hanging="360"/>
        <w:rPr>
          <w:sz w:val="28"/>
          <w:szCs w:val="28"/>
        </w:rPr>
      </w:pPr>
      <w:r w:rsidDel="00000000" w:rsidR="00000000" w:rsidRPr="00000000">
        <w:rPr>
          <w:sz w:val="28"/>
          <w:szCs w:val="28"/>
          <w:rtl w:val="0"/>
        </w:rPr>
        <w:t xml:space="preserve">Initial state, waiting for network connection.</w:t>
      </w:r>
    </w:p>
    <w:p w:rsidR="00000000" w:rsidDel="00000000" w:rsidP="00000000" w:rsidRDefault="00000000" w:rsidRPr="00000000" w14:paraId="0000016F">
      <w:pPr>
        <w:numPr>
          <w:ilvl w:val="0"/>
          <w:numId w:val="2"/>
        </w:numPr>
        <w:spacing w:after="0" w:afterAutospacing="0" w:before="0" w:beforeAutospacing="0" w:lineRule="auto"/>
        <w:ind w:left="720" w:hanging="360"/>
        <w:rPr>
          <w:sz w:val="28"/>
          <w:szCs w:val="28"/>
        </w:rPr>
      </w:pPr>
      <w:r w:rsidDel="00000000" w:rsidR="00000000" w:rsidRPr="00000000">
        <w:rPr>
          <w:b w:val="1"/>
          <w:sz w:val="28"/>
          <w:szCs w:val="28"/>
          <w:rtl w:val="0"/>
        </w:rPr>
        <w:t xml:space="preserve">Safe Mode</w:t>
      </w:r>
    </w:p>
    <w:p w:rsidR="00000000" w:rsidDel="00000000" w:rsidP="00000000" w:rsidRDefault="00000000" w:rsidRPr="00000000" w14:paraId="00000170">
      <w:pPr>
        <w:numPr>
          <w:ilvl w:val="1"/>
          <w:numId w:val="2"/>
        </w:numPr>
        <w:spacing w:after="0" w:afterAutospacing="0" w:before="0" w:beforeAutospacing="0" w:lineRule="auto"/>
        <w:ind w:left="1440" w:hanging="360"/>
        <w:rPr>
          <w:sz w:val="28"/>
          <w:szCs w:val="28"/>
        </w:rPr>
      </w:pPr>
      <w:r w:rsidDel="00000000" w:rsidR="00000000" w:rsidRPr="00000000">
        <w:rPr>
          <w:sz w:val="28"/>
          <w:szCs w:val="28"/>
          <w:rtl w:val="0"/>
        </w:rPr>
        <w:t xml:space="preserve">The default mode after establishing a network connection.</w:t>
      </w:r>
    </w:p>
    <w:p w:rsidR="00000000" w:rsidDel="00000000" w:rsidP="00000000" w:rsidRDefault="00000000" w:rsidRPr="00000000" w14:paraId="00000171">
      <w:pPr>
        <w:numPr>
          <w:ilvl w:val="1"/>
          <w:numId w:val="2"/>
        </w:numPr>
        <w:spacing w:after="0" w:afterAutospacing="0" w:before="0" w:beforeAutospacing="0" w:lineRule="auto"/>
        <w:ind w:left="1440" w:hanging="360"/>
        <w:rPr>
          <w:sz w:val="28"/>
          <w:szCs w:val="28"/>
        </w:rPr>
      </w:pPr>
      <w:r w:rsidDel="00000000" w:rsidR="00000000" w:rsidRPr="00000000">
        <w:rPr>
          <w:sz w:val="28"/>
          <w:szCs w:val="28"/>
          <w:rtl w:val="0"/>
        </w:rPr>
        <w:t xml:space="preserve">Allows the user to disconnect (Disconnect) or enter a Pre-arm code.</w:t>
      </w:r>
    </w:p>
    <w:p w:rsidR="00000000" w:rsidDel="00000000" w:rsidP="00000000" w:rsidRDefault="00000000" w:rsidRPr="00000000" w14:paraId="00000172">
      <w:pPr>
        <w:numPr>
          <w:ilvl w:val="0"/>
          <w:numId w:val="2"/>
        </w:numPr>
        <w:spacing w:after="0" w:afterAutospacing="0" w:before="0" w:beforeAutospacing="0" w:lineRule="auto"/>
        <w:ind w:left="720" w:hanging="360"/>
        <w:rPr>
          <w:sz w:val="28"/>
          <w:szCs w:val="28"/>
        </w:rPr>
      </w:pPr>
      <w:r w:rsidDel="00000000" w:rsidR="00000000" w:rsidRPr="00000000">
        <w:rPr>
          <w:b w:val="1"/>
          <w:sz w:val="28"/>
          <w:szCs w:val="28"/>
          <w:rtl w:val="0"/>
        </w:rPr>
        <w:t xml:space="preserve">Pre-arm Mode</w:t>
      </w:r>
    </w:p>
    <w:p w:rsidR="00000000" w:rsidDel="00000000" w:rsidP="00000000" w:rsidRDefault="00000000" w:rsidRPr="00000000" w14:paraId="00000173">
      <w:pPr>
        <w:numPr>
          <w:ilvl w:val="1"/>
          <w:numId w:val="2"/>
        </w:numPr>
        <w:spacing w:after="0" w:afterAutospacing="0" w:before="0" w:beforeAutospacing="0" w:lineRule="auto"/>
        <w:ind w:left="1440" w:hanging="360"/>
        <w:rPr>
          <w:sz w:val="28"/>
          <w:szCs w:val="28"/>
        </w:rPr>
      </w:pPr>
      <w:r w:rsidDel="00000000" w:rsidR="00000000" w:rsidRPr="00000000">
        <w:rPr>
          <w:sz w:val="28"/>
          <w:szCs w:val="28"/>
          <w:rtl w:val="0"/>
        </w:rPr>
        <w:t xml:space="preserve">Entered after inputting the Pre-arm code.</w:t>
      </w:r>
    </w:p>
    <w:p w:rsidR="00000000" w:rsidDel="00000000" w:rsidP="00000000" w:rsidRDefault="00000000" w:rsidRPr="00000000" w14:paraId="00000174">
      <w:pPr>
        <w:numPr>
          <w:ilvl w:val="1"/>
          <w:numId w:val="2"/>
        </w:numPr>
        <w:spacing w:after="0" w:afterAutospacing="0" w:before="0" w:beforeAutospacing="0" w:lineRule="auto"/>
        <w:ind w:left="1440" w:hanging="360"/>
        <w:rPr>
          <w:sz w:val="28"/>
          <w:szCs w:val="28"/>
        </w:rPr>
      </w:pPr>
      <w:r w:rsidDel="00000000" w:rsidR="00000000" w:rsidRPr="00000000">
        <w:rPr>
          <w:sz w:val="28"/>
          <w:szCs w:val="28"/>
          <w:rtl w:val="0"/>
        </w:rPr>
        <w:t xml:space="preserve">Use the J, I, L, M keys to move the cannon left, up, right, and down respectively.</w:t>
      </w:r>
    </w:p>
    <w:p w:rsidR="00000000" w:rsidDel="00000000" w:rsidP="00000000" w:rsidRDefault="00000000" w:rsidRPr="00000000" w14:paraId="00000175">
      <w:pPr>
        <w:numPr>
          <w:ilvl w:val="1"/>
          <w:numId w:val="2"/>
        </w:numPr>
        <w:spacing w:after="0" w:afterAutospacing="0" w:before="0" w:beforeAutospacing="0" w:lineRule="auto"/>
        <w:ind w:left="1440" w:hanging="360"/>
        <w:rPr>
          <w:sz w:val="28"/>
          <w:szCs w:val="28"/>
        </w:rPr>
      </w:pPr>
      <w:r w:rsidDel="00000000" w:rsidR="00000000" w:rsidRPr="00000000">
        <w:rPr>
          <w:sz w:val="28"/>
          <w:szCs w:val="28"/>
          <w:rtl w:val="0"/>
        </w:rPr>
        <w:t xml:space="preserve">Possible to switch to Armed Manual mode or Auto Engage mode.</w:t>
      </w:r>
    </w:p>
    <w:p w:rsidR="00000000" w:rsidDel="00000000" w:rsidP="00000000" w:rsidRDefault="00000000" w:rsidRPr="00000000" w14:paraId="00000176">
      <w:pPr>
        <w:numPr>
          <w:ilvl w:val="0"/>
          <w:numId w:val="2"/>
        </w:numPr>
        <w:spacing w:after="0" w:afterAutospacing="0" w:before="0" w:beforeAutospacing="0" w:lineRule="auto"/>
        <w:ind w:left="720" w:hanging="360"/>
        <w:rPr>
          <w:sz w:val="28"/>
          <w:szCs w:val="28"/>
        </w:rPr>
      </w:pPr>
      <w:r w:rsidDel="00000000" w:rsidR="00000000" w:rsidRPr="00000000">
        <w:rPr>
          <w:b w:val="1"/>
          <w:sz w:val="28"/>
          <w:szCs w:val="28"/>
          <w:rtl w:val="0"/>
        </w:rPr>
        <w:t xml:space="preserve">Armed Manual Mode</w:t>
      </w:r>
    </w:p>
    <w:p w:rsidR="00000000" w:rsidDel="00000000" w:rsidP="00000000" w:rsidRDefault="00000000" w:rsidRPr="00000000" w14:paraId="00000177">
      <w:pPr>
        <w:numPr>
          <w:ilvl w:val="1"/>
          <w:numId w:val="2"/>
        </w:numPr>
        <w:spacing w:after="0" w:afterAutospacing="0" w:before="0" w:beforeAutospacing="0" w:lineRule="auto"/>
        <w:ind w:left="1440" w:hanging="360"/>
        <w:rPr>
          <w:sz w:val="28"/>
          <w:szCs w:val="28"/>
        </w:rPr>
      </w:pPr>
      <w:r w:rsidDel="00000000" w:rsidR="00000000" w:rsidRPr="00000000">
        <w:rPr>
          <w:sz w:val="28"/>
          <w:szCs w:val="28"/>
          <w:rtl w:val="0"/>
        </w:rPr>
        <w:t xml:space="preserve">Selected from Pre-arm mode.</w:t>
      </w:r>
    </w:p>
    <w:p w:rsidR="00000000" w:rsidDel="00000000" w:rsidP="00000000" w:rsidRDefault="00000000" w:rsidRPr="00000000" w14:paraId="00000178">
      <w:pPr>
        <w:numPr>
          <w:ilvl w:val="1"/>
          <w:numId w:val="2"/>
        </w:numPr>
        <w:spacing w:after="0" w:afterAutospacing="0" w:before="0" w:beforeAutospacing="0" w:lineRule="auto"/>
        <w:ind w:left="1440" w:hanging="360"/>
        <w:rPr>
          <w:sz w:val="28"/>
          <w:szCs w:val="28"/>
        </w:rPr>
      </w:pPr>
      <w:r w:rsidDel="00000000" w:rsidR="00000000" w:rsidRPr="00000000">
        <w:rPr>
          <w:sz w:val="28"/>
          <w:szCs w:val="28"/>
          <w:rtl w:val="0"/>
        </w:rPr>
        <w:t xml:space="preserve">Allows manual control of the robot and correction of errors.</w:t>
      </w:r>
    </w:p>
    <w:p w:rsidR="00000000" w:rsidDel="00000000" w:rsidP="00000000" w:rsidRDefault="00000000" w:rsidRPr="00000000" w14:paraId="00000179">
      <w:pPr>
        <w:numPr>
          <w:ilvl w:val="1"/>
          <w:numId w:val="2"/>
        </w:numPr>
        <w:spacing w:after="0" w:afterAutospacing="0" w:before="0" w:beforeAutospacing="0" w:lineRule="auto"/>
        <w:ind w:left="1440" w:hanging="360"/>
        <w:rPr>
          <w:sz w:val="28"/>
          <w:szCs w:val="28"/>
        </w:rPr>
      </w:pPr>
      <w:r w:rsidDel="00000000" w:rsidR="00000000" w:rsidRPr="00000000">
        <w:rPr>
          <w:sz w:val="28"/>
          <w:szCs w:val="28"/>
          <w:rtl w:val="0"/>
        </w:rPr>
        <w:t xml:space="preserve">Returning to Pre-arm mode is possible by deselecting this mode via the Remote User Interface.</w:t>
      </w:r>
    </w:p>
    <w:p w:rsidR="00000000" w:rsidDel="00000000" w:rsidP="00000000" w:rsidRDefault="00000000" w:rsidRPr="00000000" w14:paraId="0000017A">
      <w:pPr>
        <w:numPr>
          <w:ilvl w:val="0"/>
          <w:numId w:val="2"/>
        </w:numPr>
        <w:spacing w:after="0" w:afterAutospacing="0" w:before="0" w:beforeAutospacing="0" w:lineRule="auto"/>
        <w:ind w:left="720" w:hanging="360"/>
        <w:rPr>
          <w:sz w:val="28"/>
          <w:szCs w:val="28"/>
        </w:rPr>
      </w:pPr>
      <w:r w:rsidDel="00000000" w:rsidR="00000000" w:rsidRPr="00000000">
        <w:rPr>
          <w:b w:val="1"/>
          <w:sz w:val="28"/>
          <w:szCs w:val="28"/>
          <w:rtl w:val="0"/>
        </w:rPr>
        <w:t xml:space="preserve">Auto Engage Mode</w:t>
      </w:r>
    </w:p>
    <w:p w:rsidR="00000000" w:rsidDel="00000000" w:rsidP="00000000" w:rsidRDefault="00000000" w:rsidRPr="00000000" w14:paraId="0000017B">
      <w:pPr>
        <w:numPr>
          <w:ilvl w:val="1"/>
          <w:numId w:val="2"/>
        </w:numPr>
        <w:spacing w:after="0" w:afterAutospacing="0" w:before="0" w:beforeAutospacing="0" w:lineRule="auto"/>
        <w:ind w:left="1440" w:hanging="360"/>
        <w:rPr>
          <w:sz w:val="28"/>
          <w:szCs w:val="28"/>
        </w:rPr>
      </w:pPr>
      <w:r w:rsidDel="00000000" w:rsidR="00000000" w:rsidRPr="00000000">
        <w:rPr>
          <w:sz w:val="28"/>
          <w:szCs w:val="28"/>
          <w:rtl w:val="0"/>
        </w:rPr>
        <w:t xml:space="preserve">Selected from Pre-arm mode after entering a target sequence.</w:t>
      </w:r>
    </w:p>
    <w:p w:rsidR="00000000" w:rsidDel="00000000" w:rsidP="00000000" w:rsidRDefault="00000000" w:rsidRPr="00000000" w14:paraId="0000017C">
      <w:pPr>
        <w:numPr>
          <w:ilvl w:val="1"/>
          <w:numId w:val="2"/>
        </w:numPr>
        <w:spacing w:after="0" w:afterAutospacing="0" w:before="0" w:beforeAutospacing="0" w:lineRule="auto"/>
        <w:ind w:left="1440" w:hanging="360"/>
        <w:rPr>
          <w:sz w:val="28"/>
          <w:szCs w:val="28"/>
        </w:rPr>
      </w:pPr>
      <w:r w:rsidDel="00000000" w:rsidR="00000000" w:rsidRPr="00000000">
        <w:rPr>
          <w:sz w:val="28"/>
          <w:szCs w:val="28"/>
          <w:rtl w:val="0"/>
        </w:rPr>
        <w:t xml:space="preserve">Automatically identifies and targets objectives.</w:t>
      </w:r>
    </w:p>
    <w:p w:rsidR="00000000" w:rsidDel="00000000" w:rsidP="00000000" w:rsidRDefault="00000000" w:rsidRPr="00000000" w14:paraId="0000017D">
      <w:pPr>
        <w:numPr>
          <w:ilvl w:val="1"/>
          <w:numId w:val="2"/>
        </w:numPr>
        <w:spacing w:after="240" w:before="0" w:beforeAutospacing="0" w:lineRule="auto"/>
        <w:ind w:left="1440" w:hanging="360"/>
        <w:rPr>
          <w:sz w:val="28"/>
          <w:szCs w:val="28"/>
        </w:rPr>
      </w:pPr>
      <w:r w:rsidDel="00000000" w:rsidR="00000000" w:rsidRPr="00000000">
        <w:rPr>
          <w:sz w:val="28"/>
          <w:szCs w:val="28"/>
          <w:rtl w:val="0"/>
        </w:rPr>
        <w:t xml:space="preserve">Once all targets have been engaged, the system returns to Pre-arm mode.</w:t>
      </w:r>
      <w:r w:rsidDel="00000000" w:rsidR="00000000" w:rsidRPr="00000000">
        <w:rPr>
          <w:rtl w:val="0"/>
        </w:rPr>
      </w:r>
    </w:p>
    <w:p w:rsidR="00000000" w:rsidDel="00000000" w:rsidP="00000000" w:rsidRDefault="00000000" w:rsidRPr="00000000" w14:paraId="0000017E">
      <w:pPr>
        <w:pStyle w:val="Heading1"/>
        <w:rPr/>
      </w:pPr>
      <w:bookmarkStart w:colFirst="0" w:colLast="0" w:name="_qq89rl6dhow4" w:id="16"/>
      <w:bookmarkEnd w:id="16"/>
      <w:r w:rsidDel="00000000" w:rsidR="00000000" w:rsidRPr="00000000">
        <w:rPr>
          <w:rtl w:val="0"/>
        </w:rPr>
        <w:t xml:space="preserve">2.3 Functional Requirement</w:t>
      </w:r>
    </w:p>
    <w:p w:rsidR="00000000" w:rsidDel="00000000" w:rsidP="00000000" w:rsidRDefault="00000000" w:rsidRPr="00000000" w14:paraId="0000017F">
      <w:pPr>
        <w:rPr>
          <w:sz w:val="28"/>
          <w:szCs w:val="28"/>
        </w:rPr>
      </w:pPr>
      <w:r w:rsidDel="00000000" w:rsidR="00000000" w:rsidRPr="00000000">
        <w:rPr>
          <w:sz w:val="28"/>
          <w:szCs w:val="28"/>
          <w:rtl w:val="0"/>
        </w:rPr>
        <w:t xml:space="preserve">The functional requirements below are the tasks and functions that each component must perform in the system, and the implementation of each requirement can be checked through “Progress”.</w:t>
      </w:r>
    </w:p>
    <w:p w:rsidR="00000000" w:rsidDel="00000000" w:rsidP="00000000" w:rsidRDefault="00000000" w:rsidRPr="00000000" w14:paraId="00000180">
      <w:pPr>
        <w:rPr/>
      </w:pPr>
      <w:r w:rsidDel="00000000" w:rsidR="00000000" w:rsidRPr="00000000">
        <w:rPr>
          <w:rtl w:val="0"/>
        </w:rPr>
      </w:r>
    </w:p>
    <w:tbl>
      <w:tblPr>
        <w:tblStyle w:val="Table4"/>
        <w:tblW w:w="94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690"/>
        <w:gridCol w:w="1545"/>
        <w:gridCol w:w="1110"/>
        <w:gridCol w:w="3105"/>
        <w:gridCol w:w="705"/>
        <w:gridCol w:w="1410"/>
        <w:tblGridChange w:id="0">
          <w:tblGrid>
            <w:gridCol w:w="930"/>
            <w:gridCol w:w="690"/>
            <w:gridCol w:w="1545"/>
            <w:gridCol w:w="1110"/>
            <w:gridCol w:w="3105"/>
            <w:gridCol w:w="705"/>
            <w:gridCol w:w="1410"/>
          </w:tblGrid>
        </w:tblGridChange>
      </w:tblGrid>
      <w:tr>
        <w:trPr>
          <w:cantSplit w:val="0"/>
          <w:tblHeader w:val="0"/>
        </w:trPr>
        <w:tc>
          <w:tcPr>
            <w:shd w:fill="d9ead3" w:val="clear"/>
            <w:tcMar>
              <w:top w:w="100.0" w:type="dxa"/>
              <w:left w:w="100.0" w:type="dxa"/>
              <w:bottom w:w="100.0" w:type="dxa"/>
              <w:right w:w="100.0" w:type="dxa"/>
            </w:tcMar>
            <w:vAlign w:val="center"/>
          </w:tcPr>
          <w:p w:rsidR="00000000" w:rsidDel="00000000" w:rsidP="00000000" w:rsidRDefault="00000000" w:rsidRPr="00000000" w14:paraId="00000181">
            <w:pPr>
              <w:jc w:val="center"/>
              <w:rPr/>
            </w:pPr>
            <w:r w:rsidDel="00000000" w:rsidR="00000000" w:rsidRPr="00000000">
              <w:rPr>
                <w:rtl w:val="0"/>
              </w:rPr>
              <w:t xml:space="preserve">Functional Area</w:t>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182">
            <w:pPr>
              <w:jc w:val="center"/>
              <w:rPr/>
            </w:pPr>
            <w:r w:rsidDel="00000000" w:rsidR="00000000" w:rsidRPr="00000000">
              <w:rPr>
                <w:rtl w:val="0"/>
              </w:rPr>
              <w:t xml:space="preserve">Requirement ID</w:t>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183">
            <w:pPr>
              <w:jc w:val="center"/>
              <w:rPr/>
            </w:pPr>
            <w:r w:rsidDel="00000000" w:rsidR="00000000" w:rsidRPr="00000000">
              <w:rPr>
                <w:rtl w:val="0"/>
              </w:rPr>
              <w:t xml:space="preserve">Primary Requirement</w:t>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184">
            <w:pPr>
              <w:jc w:val="center"/>
              <w:rPr/>
            </w:pPr>
            <w:r w:rsidDel="00000000" w:rsidR="00000000" w:rsidRPr="00000000">
              <w:rPr>
                <w:rtl w:val="0"/>
              </w:rPr>
              <w:t xml:space="preserve">Sub-Feature ID</w:t>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185">
            <w:pPr>
              <w:jc w:val="center"/>
              <w:rPr/>
            </w:pPr>
            <w:r w:rsidDel="00000000" w:rsidR="00000000" w:rsidRPr="00000000">
              <w:rPr>
                <w:rtl w:val="0"/>
              </w:rPr>
              <w:t xml:space="preserve">Feature Description</w:t>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186">
            <w:pPr>
              <w:jc w:val="center"/>
              <w:rPr/>
            </w:pPr>
            <w:r w:rsidDel="00000000" w:rsidR="00000000" w:rsidRPr="00000000">
              <w:rPr>
                <w:rtl w:val="0"/>
              </w:rPr>
              <w:t xml:space="preserve">Progress</w:t>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187">
            <w:pPr>
              <w:jc w:val="center"/>
              <w:rPr/>
            </w:pPr>
            <w:r w:rsidDel="00000000" w:rsidR="00000000" w:rsidRPr="00000000">
              <w:rPr>
                <w:rtl w:val="0"/>
              </w:rPr>
              <w:t xml:space="preserve">Comments</w:t>
            </w:r>
          </w:p>
        </w:tc>
      </w:tr>
      <w:tr>
        <w:trPr>
          <w:cantSplit w:val="0"/>
          <w:trHeight w:val="420" w:hRule="atLeast"/>
          <w:tblHeader w:val="0"/>
        </w:trPr>
        <w:tc>
          <w:tcPr>
            <w:vMerge w:val="restart"/>
            <w:shd w:fill="f3f3f3"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jc w:val="center"/>
              <w:rPr/>
            </w:pPr>
            <w:r w:rsidDel="00000000" w:rsidR="00000000" w:rsidRPr="00000000">
              <w:rPr>
                <w:rtl w:val="0"/>
              </w:rPr>
              <w:t xml:space="preserve">Remote User Interface </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 1-1</w:t>
            </w:r>
          </w:p>
        </w:tc>
        <w:tc>
          <w:tcPr>
            <w:gridSpan w:val="3"/>
            <w:shd w:fill="f3f3f3"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Control the robot's mode of operation.</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restart"/>
            <w:shd w:fill="f3f3f3"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pPr>
            <w:r w:rsidDel="00000000" w:rsidR="00000000" w:rsidRPr="00000000">
              <w:rPr>
                <w:rtl w:val="0"/>
              </w:rPr>
              <w:t xml:space="preserve">FR 1-2</w:t>
            </w:r>
          </w:p>
        </w:tc>
        <w:tc>
          <w:tcPr>
            <w:vMerge w:val="restart"/>
            <w:shd w:fill="f3f3f3"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Interface allows switching between different modes allow operator to monitor the robot’s state.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pPr>
            <w:r w:rsidDel="00000000" w:rsidR="00000000" w:rsidRPr="00000000">
              <w:rPr>
                <w:rtl w:val="0"/>
              </w:rPr>
              <w:t xml:space="preserve">FR 1-2-1</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Interface allows switching between different modes.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pPr>
            <w:r w:rsidDel="00000000" w:rsidR="00000000" w:rsidRPr="00000000">
              <w:rPr>
                <w:rtl w:val="0"/>
              </w:rPr>
              <w:t xml:space="preserve">FR 1-2-2</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Video feed of the barbette’s laser.</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jc w:val="center"/>
              <w:rPr/>
            </w:pPr>
            <w:r w:rsidDel="00000000" w:rsidR="00000000" w:rsidRPr="00000000">
              <w:rPr>
                <w:rtl w:val="0"/>
              </w:rPr>
              <w:t xml:space="preserve">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pPr>
            <w:r w:rsidDel="00000000" w:rsidR="00000000" w:rsidRPr="00000000">
              <w:rPr>
                <w:rtl w:val="0"/>
              </w:rPr>
              <w:t xml:space="preserve">FR 1-2-3</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Computer vision to locate and identify targets.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jc w:val="center"/>
              <w:rPr/>
            </w:pPr>
            <w:r w:rsidDel="00000000" w:rsidR="00000000" w:rsidRPr="00000000">
              <w:rPr>
                <w:rtl w:val="0"/>
              </w:rPr>
              <w:t xml:space="preserve">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pPr>
            <w:r w:rsidDel="00000000" w:rsidR="00000000" w:rsidRPr="00000000">
              <w:rPr>
                <w:rtl w:val="0"/>
              </w:rPr>
              <w:t xml:space="preserve">FR 1-2-4</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Video of the water gel cannon active shots.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jc w:val="center"/>
              <w:rPr/>
            </w:pPr>
            <w:r w:rsidDel="00000000" w:rsidR="00000000" w:rsidRPr="00000000">
              <w:rPr>
                <w:rtl w:val="0"/>
              </w:rPr>
              <w:t xml:space="preserve">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pPr>
            <w:r w:rsidDel="00000000" w:rsidR="00000000" w:rsidRPr="00000000">
              <w:rPr>
                <w:rtl w:val="0"/>
              </w:rPr>
              <w:t xml:space="preserve">FR 1-2-5</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AF">
            <w:pPr>
              <w:rPr/>
            </w:pPr>
            <w:r w:rsidDel="00000000" w:rsidR="00000000" w:rsidRPr="00000000">
              <w:rPr>
                <w:rtl w:val="0"/>
              </w:rPr>
              <w:t xml:space="preserve">Current hit and miss counts (bonus feature) from the water gel cannon shots.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restart"/>
            <w:shd w:fill="f3f3f3"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 1-3</w:t>
            </w:r>
          </w:p>
        </w:tc>
        <w:tc>
          <w:tcPr>
            <w:vMerge w:val="restart"/>
            <w:shd w:fill="f3f3f3" w:val="clear"/>
            <w:tcMar>
              <w:top w:w="100.0" w:type="dxa"/>
              <w:left w:w="100.0" w:type="dxa"/>
              <w:bottom w:w="100.0" w:type="dxa"/>
              <w:right w:w="100.0" w:type="dxa"/>
            </w:tcMar>
            <w:vAlign w:val="top"/>
          </w:tcPr>
          <w:p w:rsidR="00000000" w:rsidDel="00000000" w:rsidP="00000000" w:rsidRDefault="00000000" w:rsidRPr="00000000" w14:paraId="000001B4">
            <w:pPr>
              <w:rPr/>
            </w:pPr>
            <w:r w:rsidDel="00000000" w:rsidR="00000000" w:rsidRPr="00000000">
              <w:rPr>
                <w:rtl w:val="0"/>
              </w:rPr>
              <w:t xml:space="preserve">The interface shall allow the operator to enter a safe mode </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 1-3-1</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B6">
            <w:pPr>
              <w:rPr/>
            </w:pPr>
            <w:r w:rsidDel="00000000" w:rsidR="00000000" w:rsidRPr="00000000">
              <w:rPr>
                <w:rtl w:val="0"/>
              </w:rPr>
              <w:t xml:space="preserve">when an unsafe condition is observed</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jc w:val="center"/>
              <w:rPr/>
            </w:pPr>
            <w:r w:rsidDel="00000000" w:rsidR="00000000" w:rsidRPr="00000000">
              <w:rPr>
                <w:rFonts w:ascii="Arial Unicode MS" w:cs="Arial Unicode MS" w:eastAsia="Arial Unicode MS" w:hAnsi="Arial Unicode MS"/>
                <w:rtl w:val="0"/>
              </w:rPr>
              <w:t xml:space="preserve">확인필요</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 1-3-2</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BD">
            <w:pPr>
              <w:rPr/>
            </w:pPr>
            <w:r w:rsidDel="00000000" w:rsidR="00000000" w:rsidRPr="00000000">
              <w:rPr>
                <w:rtl w:val="0"/>
              </w:rPr>
              <w:t xml:space="preserve">when undesired engagement of targets is observed</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jc w:val="center"/>
              <w:rPr/>
            </w:pPr>
            <w:r w:rsidDel="00000000" w:rsidR="00000000" w:rsidRPr="00000000">
              <w:rPr>
                <w:rFonts w:ascii="Arial Unicode MS" w:cs="Arial Unicode MS" w:eastAsia="Arial Unicode MS" w:hAnsi="Arial Unicode MS"/>
                <w:rtl w:val="0"/>
              </w:rPr>
              <w:t xml:space="preserve">확인필요</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 1-4</w:t>
            </w:r>
          </w:p>
        </w:tc>
        <w:tc>
          <w:tcPr>
            <w:gridSpan w:val="3"/>
            <w:shd w:fill="f3f3f3" w:val="clear"/>
            <w:tcMar>
              <w:top w:w="100.0" w:type="dxa"/>
              <w:left w:w="100.0" w:type="dxa"/>
              <w:bottom w:w="100.0" w:type="dxa"/>
              <w:right w:w="100.0" w:type="dxa"/>
            </w:tcMar>
            <w:vAlign w:val="top"/>
          </w:tcPr>
          <w:p w:rsidR="00000000" w:rsidDel="00000000" w:rsidP="00000000" w:rsidRDefault="00000000" w:rsidRPr="00000000" w14:paraId="000001C2">
            <w:pPr>
              <w:rPr/>
            </w:pPr>
            <w:r w:rsidDel="00000000" w:rsidR="00000000" w:rsidRPr="00000000">
              <w:rPr>
                <w:rtl w:val="0"/>
              </w:rPr>
              <w:t xml:space="preserve">The interface shall allow the user have the ability to take corrective action to put the robot back on course in pre-arm mode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 1-5</w:t>
            </w:r>
          </w:p>
        </w:tc>
        <w:tc>
          <w:tcPr>
            <w:gridSpan w:val="3"/>
            <w:shd w:fill="f3f3f3" w:val="clear"/>
            <w:tcMar>
              <w:top w:w="100.0" w:type="dxa"/>
              <w:left w:w="100.0" w:type="dxa"/>
              <w:bottom w:w="100.0" w:type="dxa"/>
              <w:right w:w="100.0" w:type="dxa"/>
            </w:tcMar>
            <w:vAlign w:val="top"/>
          </w:tcPr>
          <w:p w:rsidR="00000000" w:rsidDel="00000000" w:rsidP="00000000" w:rsidRDefault="00000000" w:rsidRPr="00000000" w14:paraId="000001C9">
            <w:pPr>
              <w:rPr/>
            </w:pPr>
            <w:r w:rsidDel="00000000" w:rsidR="00000000" w:rsidRPr="00000000">
              <w:rPr>
                <w:rtl w:val="0"/>
              </w:rPr>
              <w:t xml:space="preserve">The interface shall support the ability for an operator to stop robot actions at any time in auto engage mode.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 1-6</w:t>
            </w:r>
          </w:p>
        </w:tc>
        <w:tc>
          <w:tcPr>
            <w:gridSpan w:val="3"/>
            <w:shd w:fill="f3f3f3" w:val="clear"/>
            <w:tcMar>
              <w:top w:w="100.0" w:type="dxa"/>
              <w:left w:w="100.0" w:type="dxa"/>
              <w:bottom w:w="100.0" w:type="dxa"/>
              <w:right w:w="100.0" w:type="dxa"/>
            </w:tcMar>
            <w:vAlign w:val="top"/>
          </w:tcPr>
          <w:p w:rsidR="00000000" w:rsidDel="00000000" w:rsidP="00000000" w:rsidRDefault="00000000" w:rsidRPr="00000000" w14:paraId="000001D0">
            <w:pPr>
              <w:rPr/>
            </w:pPr>
            <w:r w:rsidDel="00000000" w:rsidR="00000000" w:rsidRPr="00000000">
              <w:rPr>
                <w:rtl w:val="0"/>
              </w:rPr>
              <w:t xml:space="preserve">The interface shall allow the operator to pause the robot’s autonomous operations at any time in auto engage mode.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restart"/>
            <w:shd w:fill="f3f3f3"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 1-7</w:t>
            </w:r>
          </w:p>
        </w:tc>
        <w:tc>
          <w:tcPr>
            <w:vMerge w:val="restart"/>
            <w:shd w:fill="f3f3f3" w:val="clear"/>
            <w:tcMar>
              <w:top w:w="100.0" w:type="dxa"/>
              <w:left w:w="100.0" w:type="dxa"/>
              <w:bottom w:w="100.0" w:type="dxa"/>
              <w:right w:w="100.0" w:type="dxa"/>
            </w:tcMar>
            <w:vAlign w:val="top"/>
          </w:tcPr>
          <w:p w:rsidR="00000000" w:rsidDel="00000000" w:rsidP="00000000" w:rsidRDefault="00000000" w:rsidRPr="00000000" w14:paraId="000001D7">
            <w:pPr>
              <w:rPr/>
            </w:pPr>
            <w:r w:rsidDel="00000000" w:rsidR="00000000" w:rsidRPr="00000000">
              <w:rPr>
                <w:rtl w:val="0"/>
              </w:rPr>
              <w:t xml:space="preserve">The interface shall allow the operator to enter armed manual mode to manually engage targets using the camera and laser as the aim point.</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D8">
            <w:pPr>
              <w:rPr/>
            </w:pPr>
            <w:r w:rsidDel="00000000" w:rsidR="00000000" w:rsidRPr="00000000">
              <w:rPr>
                <w:rtl w:val="0"/>
              </w:rPr>
              <w:t xml:space="preserve">FR 1-7-1</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D9">
            <w:pPr>
              <w:rPr/>
            </w:pPr>
            <w:r w:rsidDel="00000000" w:rsidR="00000000" w:rsidRPr="00000000">
              <w:rPr>
                <w:rtl w:val="0"/>
              </w:rPr>
              <w:t xml:space="preserve">In armed manual mode, the operator shall be able to rotate the barbette fuselage on its vertical axis.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1DF">
            <w:pPr>
              <w:rPr/>
            </w:pPr>
            <w:r w:rsidDel="00000000" w:rsidR="00000000" w:rsidRPr="00000000">
              <w:rPr>
                <w:rtl w:val="0"/>
              </w:rPr>
              <w:t xml:space="preserve">FR 1-7-2</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E0">
            <w:pPr>
              <w:rPr/>
            </w:pPr>
            <w:r w:rsidDel="00000000" w:rsidR="00000000" w:rsidRPr="00000000">
              <w:rPr>
                <w:rtl w:val="0"/>
              </w:rPr>
              <w:t xml:space="preserve">In armed manual mode, the operator shall be able to raise or lower the gel water cannon through the digital servo.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1E6">
            <w:pPr>
              <w:rPr/>
            </w:pPr>
            <w:r w:rsidDel="00000000" w:rsidR="00000000" w:rsidRPr="00000000">
              <w:rPr>
                <w:rtl w:val="0"/>
              </w:rPr>
              <w:t xml:space="preserve">FR 1-7-3</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E7">
            <w:pPr>
              <w:rPr/>
            </w:pPr>
            <w:r w:rsidDel="00000000" w:rsidR="00000000" w:rsidRPr="00000000">
              <w:rPr>
                <w:rtl w:val="0"/>
              </w:rPr>
              <w:t xml:space="preserve">In armed manual mode, the operator shall be able to turn the laser on and off.</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1ED">
            <w:pPr>
              <w:rPr/>
            </w:pPr>
            <w:r w:rsidDel="00000000" w:rsidR="00000000" w:rsidRPr="00000000">
              <w:rPr>
                <w:rtl w:val="0"/>
              </w:rPr>
              <w:t xml:space="preserve">FR 1-7-4</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EE">
            <w:pPr>
              <w:rPr/>
            </w:pPr>
            <w:r w:rsidDel="00000000" w:rsidR="00000000" w:rsidRPr="00000000">
              <w:rPr>
                <w:rtl w:val="0"/>
              </w:rPr>
              <w:t xml:space="preserve">In armed manual mode, the operator shall be able to fire the water gel cannon. </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1F4">
            <w:pPr>
              <w:rPr/>
            </w:pPr>
            <w:r w:rsidDel="00000000" w:rsidR="00000000" w:rsidRPr="00000000">
              <w:rPr>
                <w:rtl w:val="0"/>
              </w:rPr>
              <w:t xml:space="preserve">FR 1-7-5</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F5">
            <w:pPr>
              <w:rPr/>
            </w:pPr>
            <w:r w:rsidDel="00000000" w:rsidR="00000000" w:rsidRPr="00000000">
              <w:rPr>
                <w:rtl w:val="0"/>
              </w:rPr>
              <w:t xml:space="preserve">In armed manual mode, the operator shall be able to pan and tilt the camera as an extension of the barbette and cannon if necessary.</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 1-8</w:t>
            </w:r>
          </w:p>
        </w:tc>
        <w:tc>
          <w:tcPr>
            <w:gridSpan w:val="3"/>
            <w:shd w:fill="f3f3f3" w:val="clear"/>
            <w:tcMar>
              <w:top w:w="100.0" w:type="dxa"/>
              <w:left w:w="100.0" w:type="dxa"/>
              <w:bottom w:w="100.0" w:type="dxa"/>
              <w:right w:w="100.0" w:type="dxa"/>
            </w:tcMar>
            <w:vAlign w:val="top"/>
          </w:tcPr>
          <w:p w:rsidR="00000000" w:rsidDel="00000000" w:rsidP="00000000" w:rsidRDefault="00000000" w:rsidRPr="00000000" w14:paraId="000001FA">
            <w:pPr>
              <w:rPr/>
            </w:pPr>
            <w:r w:rsidDel="00000000" w:rsidR="00000000" w:rsidRPr="00000000">
              <w:rPr>
                <w:rtl w:val="0"/>
              </w:rPr>
              <w:t xml:space="preserve">In Unknown mode, the interface shall be none of the features or modes shall be available until the user connects to their Gel Water Cannon.</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 1-9</w:t>
            </w:r>
          </w:p>
        </w:tc>
        <w:tc>
          <w:tcPr>
            <w:gridSpan w:val="3"/>
            <w:shd w:fill="f3f3f3" w:val="clear"/>
            <w:tcMar>
              <w:top w:w="100.0" w:type="dxa"/>
              <w:left w:w="100.0" w:type="dxa"/>
              <w:bottom w:w="100.0" w:type="dxa"/>
              <w:right w:w="100.0" w:type="dxa"/>
            </w:tcMar>
            <w:vAlign w:val="top"/>
          </w:tcPr>
          <w:p w:rsidR="00000000" w:rsidDel="00000000" w:rsidP="00000000" w:rsidRDefault="00000000" w:rsidRPr="00000000" w14:paraId="00000201">
            <w:pPr>
              <w:rPr/>
            </w:pPr>
            <w:r w:rsidDel="00000000" w:rsidR="00000000" w:rsidRPr="00000000">
              <w:rPr>
                <w:rtl w:val="0"/>
              </w:rPr>
              <w:t xml:space="preserve">In Safe mode, the user shall be able to disconnect the remote user interface from the robot.  </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pPr>
            <w:r w:rsidDel="00000000" w:rsidR="00000000" w:rsidRPr="00000000">
              <w:rPr>
                <w:rtl w:val="0"/>
              </w:rPr>
              <w:t xml:space="preserve">FR 1-10</w:t>
            </w:r>
          </w:p>
        </w:tc>
        <w:tc>
          <w:tcPr>
            <w:gridSpan w:val="3"/>
            <w:shd w:fill="f3f3f3" w:val="clear"/>
            <w:tcMar>
              <w:top w:w="100.0" w:type="dxa"/>
              <w:left w:w="100.0" w:type="dxa"/>
              <w:bottom w:w="100.0" w:type="dxa"/>
              <w:right w:w="100.0" w:type="dxa"/>
            </w:tcMar>
            <w:vAlign w:val="top"/>
          </w:tcPr>
          <w:p w:rsidR="00000000" w:rsidDel="00000000" w:rsidP="00000000" w:rsidRDefault="00000000" w:rsidRPr="00000000" w14:paraId="00000208">
            <w:pPr>
              <w:rPr/>
            </w:pPr>
            <w:r w:rsidDel="00000000" w:rsidR="00000000" w:rsidRPr="00000000">
              <w:rPr>
                <w:rtl w:val="0"/>
              </w:rPr>
              <w:t xml:space="preserve">In Safe mode, the user shall be able to enter a Pre-arm code to enter Pre-arm mode.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pPr>
            <w:r w:rsidDel="00000000" w:rsidR="00000000" w:rsidRPr="00000000">
              <w:rPr>
                <w:rtl w:val="0"/>
              </w:rPr>
              <w:t xml:space="preserve">FR 1-11</w:t>
            </w:r>
          </w:p>
        </w:tc>
        <w:tc>
          <w:tcPr>
            <w:gridSpan w:val="3"/>
            <w:shd w:fill="f3f3f3" w:val="clear"/>
            <w:tcMar>
              <w:top w:w="100.0" w:type="dxa"/>
              <w:left w:w="100.0" w:type="dxa"/>
              <w:bottom w:w="100.0" w:type="dxa"/>
              <w:right w:w="100.0" w:type="dxa"/>
            </w:tcMar>
            <w:vAlign w:val="top"/>
          </w:tcPr>
          <w:p w:rsidR="00000000" w:rsidDel="00000000" w:rsidP="00000000" w:rsidRDefault="00000000" w:rsidRPr="00000000" w14:paraId="0000020F">
            <w:pPr>
              <w:rPr/>
            </w:pPr>
            <w:r w:rsidDel="00000000" w:rsidR="00000000" w:rsidRPr="00000000">
              <w:rPr>
                <w:rtl w:val="0"/>
              </w:rPr>
              <w:t xml:space="preserve"> In Pre-arm mode, the user shall be able to move the cannon left, up, right, and/or down using the J, I, L, M keys respectively.</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pPr>
            <w:r w:rsidDel="00000000" w:rsidR="00000000" w:rsidRPr="00000000">
              <w:rPr>
                <w:rtl w:val="0"/>
              </w:rPr>
              <w:t xml:space="preserve">FR 1-12</w:t>
            </w:r>
          </w:p>
        </w:tc>
        <w:tc>
          <w:tcPr>
            <w:gridSpan w:val="3"/>
            <w:shd w:fill="f3f3f3" w:val="clear"/>
            <w:tcMar>
              <w:top w:w="100.0" w:type="dxa"/>
              <w:left w:w="100.0" w:type="dxa"/>
              <w:bottom w:w="100.0" w:type="dxa"/>
              <w:right w:w="100.0" w:type="dxa"/>
            </w:tcMar>
            <w:vAlign w:val="top"/>
          </w:tcPr>
          <w:p w:rsidR="00000000" w:rsidDel="00000000" w:rsidP="00000000" w:rsidRDefault="00000000" w:rsidRPr="00000000" w14:paraId="00000216">
            <w:pPr>
              <w:rPr/>
            </w:pPr>
            <w:r w:rsidDel="00000000" w:rsidR="00000000" w:rsidRPr="00000000">
              <w:rPr>
                <w:rtl w:val="0"/>
              </w:rPr>
              <w:t xml:space="preserve">From Pre-arm mode, after entering a numbered target sequence, the user shall be able to select the Auto Engage mode.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3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21B">
            <w:pPr>
              <w:widowControl w:val="0"/>
              <w:spacing w:after="0" w:before="0" w:line="240" w:lineRule="auto"/>
              <w:ind w:left="0" w:firstLine="0"/>
              <w:rPr>
                <w:sz w:val="12"/>
                <w:szCs w:val="12"/>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pPr>
            <w:r w:rsidDel="00000000" w:rsidR="00000000" w:rsidRPr="00000000">
              <w:rPr>
                <w:rtl w:val="0"/>
              </w:rPr>
              <w:t xml:space="preserve">FR 1-13</w:t>
            </w:r>
          </w:p>
        </w:tc>
        <w:tc>
          <w:tcPr>
            <w:gridSpan w:val="3"/>
            <w:shd w:fill="f3f3f3" w:val="clear"/>
            <w:tcMar>
              <w:top w:w="100.0" w:type="dxa"/>
              <w:left w:w="100.0" w:type="dxa"/>
              <w:bottom w:w="100.0" w:type="dxa"/>
              <w:right w:w="100.0" w:type="dxa"/>
            </w:tcMar>
            <w:vAlign w:val="top"/>
          </w:tcPr>
          <w:p w:rsidR="00000000" w:rsidDel="00000000" w:rsidP="00000000" w:rsidRDefault="00000000" w:rsidRPr="00000000" w14:paraId="0000021D">
            <w:pPr>
              <w:rPr/>
            </w:pPr>
            <w:r w:rsidDel="00000000" w:rsidR="00000000" w:rsidRPr="00000000">
              <w:rPr>
                <w:rtl w:val="0"/>
              </w:rPr>
              <w:t xml:space="preserve">From Pre-arm mode, the user shall be able to enter either Armed Manual or Auto Engage mode.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jc w:val="center"/>
              <w:rPr/>
            </w:pPr>
            <w:r w:rsidDel="00000000" w:rsidR="00000000" w:rsidRPr="00000000">
              <w:rPr>
                <w:rtl w:val="0"/>
              </w:rPr>
              <w:t xml:space="preserve">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pPr>
            <w:r w:rsidDel="00000000" w:rsidR="00000000" w:rsidRPr="00000000">
              <w:rPr>
                <w:rtl w:val="0"/>
              </w:rPr>
            </w:r>
          </w:p>
        </w:tc>
      </w:tr>
      <w:tr>
        <w:trPr>
          <w:cantSplit w:val="0"/>
          <w:trHeight w:val="3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222">
            <w:pPr>
              <w:widowControl w:val="0"/>
              <w:spacing w:after="0" w:before="0" w:line="240" w:lineRule="auto"/>
              <w:ind w:left="0" w:firstLine="0"/>
              <w:rPr>
                <w:sz w:val="12"/>
                <w:szCs w:val="12"/>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pPr>
            <w:r w:rsidDel="00000000" w:rsidR="00000000" w:rsidRPr="00000000">
              <w:rPr>
                <w:rtl w:val="0"/>
              </w:rPr>
              <w:t xml:space="preserve">FR 1-14</w:t>
            </w:r>
          </w:p>
        </w:tc>
        <w:tc>
          <w:tcPr>
            <w:gridSpan w:val="3"/>
            <w:shd w:fill="f3f3f3" w:val="clear"/>
            <w:tcMar>
              <w:top w:w="100.0" w:type="dxa"/>
              <w:left w:w="100.0" w:type="dxa"/>
              <w:bottom w:w="100.0" w:type="dxa"/>
              <w:right w:w="100.0" w:type="dxa"/>
            </w:tcMar>
            <w:vAlign w:val="top"/>
          </w:tcPr>
          <w:p w:rsidR="00000000" w:rsidDel="00000000" w:rsidP="00000000" w:rsidRDefault="00000000" w:rsidRPr="00000000" w14:paraId="00000224">
            <w:pPr>
              <w:rPr/>
            </w:pPr>
            <w:r w:rsidDel="00000000" w:rsidR="00000000" w:rsidRPr="00000000">
              <w:rPr>
                <w:rtl w:val="0"/>
              </w:rPr>
              <w:t xml:space="preserve">Pre-arm mode shall allow the user to take corrective action if any issues arise. </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jc w:val="center"/>
              <w:rPr/>
            </w:pPr>
            <w:r w:rsidDel="00000000" w:rsidR="00000000" w:rsidRPr="00000000">
              <w:rPr>
                <w:rtl w:val="0"/>
              </w:rPr>
              <w:t xml:space="preserve">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pPr>
            <w:r w:rsidDel="00000000" w:rsidR="00000000" w:rsidRPr="00000000">
              <w:rPr>
                <w:rtl w:val="0"/>
              </w:rPr>
            </w:r>
          </w:p>
        </w:tc>
      </w:tr>
      <w:tr>
        <w:trPr>
          <w:cantSplit w:val="0"/>
          <w:trHeight w:val="3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229">
            <w:pPr>
              <w:widowControl w:val="0"/>
              <w:spacing w:after="0" w:before="0" w:line="240" w:lineRule="auto"/>
              <w:ind w:left="0" w:firstLine="0"/>
              <w:rPr>
                <w:sz w:val="12"/>
                <w:szCs w:val="12"/>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pPr>
            <w:r w:rsidDel="00000000" w:rsidR="00000000" w:rsidRPr="00000000">
              <w:rPr>
                <w:rtl w:val="0"/>
              </w:rPr>
              <w:t xml:space="preserve">FR 1-15</w:t>
            </w:r>
          </w:p>
        </w:tc>
        <w:tc>
          <w:tcPr>
            <w:gridSpan w:val="3"/>
            <w:shd w:fill="f3f3f3" w:val="clear"/>
            <w:tcMar>
              <w:top w:w="100.0" w:type="dxa"/>
              <w:left w:w="100.0" w:type="dxa"/>
              <w:bottom w:w="100.0" w:type="dxa"/>
              <w:right w:w="100.0" w:type="dxa"/>
            </w:tcMar>
            <w:vAlign w:val="top"/>
          </w:tcPr>
          <w:p w:rsidR="00000000" w:rsidDel="00000000" w:rsidP="00000000" w:rsidRDefault="00000000" w:rsidRPr="00000000" w14:paraId="0000022B">
            <w:pPr>
              <w:rPr/>
            </w:pPr>
            <w:r w:rsidDel="00000000" w:rsidR="00000000" w:rsidRPr="00000000">
              <w:rPr>
                <w:rtl w:val="0"/>
              </w:rPr>
              <w:t xml:space="preserve"> In Armed Manual mode, the operator shall be able to control the robot's pan/tilt servos, laser, and camera manually.</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jc w:val="center"/>
              <w:rPr/>
            </w:pPr>
            <w:r w:rsidDel="00000000" w:rsidR="00000000" w:rsidRPr="00000000">
              <w:rPr>
                <w:rtl w:val="0"/>
              </w:rPr>
              <w:t xml:space="preserve">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pPr>
            <w:r w:rsidDel="00000000" w:rsidR="00000000" w:rsidRPr="00000000">
              <w:rPr>
                <w:rtl w:val="0"/>
              </w:rPr>
              <w:t xml:space="preserve">Self-implementation completed</w:t>
            </w:r>
          </w:p>
        </w:tc>
      </w:tr>
      <w:tr>
        <w:trPr>
          <w:cantSplit w:val="0"/>
          <w:trHeight w:val="3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230">
            <w:pPr>
              <w:widowControl w:val="0"/>
              <w:spacing w:after="0" w:before="0" w:line="240" w:lineRule="auto"/>
              <w:ind w:left="0" w:firstLine="0"/>
              <w:rPr>
                <w:sz w:val="12"/>
                <w:szCs w:val="12"/>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pPr>
            <w:r w:rsidDel="00000000" w:rsidR="00000000" w:rsidRPr="00000000">
              <w:rPr>
                <w:rtl w:val="0"/>
              </w:rPr>
              <w:t xml:space="preserve">FR 1-16</w:t>
            </w:r>
          </w:p>
        </w:tc>
        <w:tc>
          <w:tcPr>
            <w:gridSpan w:val="3"/>
            <w:shd w:fill="f3f3f3" w:val="clear"/>
            <w:tcMar>
              <w:top w:w="100.0" w:type="dxa"/>
              <w:left w:w="100.0" w:type="dxa"/>
              <w:bottom w:w="100.0" w:type="dxa"/>
              <w:right w:w="100.0" w:type="dxa"/>
            </w:tcMar>
            <w:vAlign w:val="top"/>
          </w:tcPr>
          <w:p w:rsidR="00000000" w:rsidDel="00000000" w:rsidP="00000000" w:rsidRDefault="00000000" w:rsidRPr="00000000" w14:paraId="00000232">
            <w:pPr>
              <w:rPr/>
            </w:pPr>
            <w:r w:rsidDel="00000000" w:rsidR="00000000" w:rsidRPr="00000000">
              <w:rPr>
                <w:rtl w:val="0"/>
              </w:rPr>
              <w:t xml:space="preserve">The user must unselect the armed manual mode in the remote user interface to leave Armed Manual mode.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jc w:val="center"/>
              <w:rPr/>
            </w:pPr>
            <w:r w:rsidDel="00000000" w:rsidR="00000000" w:rsidRPr="00000000">
              <w:rPr>
                <w:rtl w:val="0"/>
              </w:rPr>
              <w:t xml:space="preserve">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pPr>
            <w:r w:rsidDel="00000000" w:rsidR="00000000" w:rsidRPr="00000000">
              <w:rPr>
                <w:rtl w:val="0"/>
              </w:rPr>
            </w:r>
          </w:p>
        </w:tc>
      </w:tr>
      <w:tr>
        <w:trPr>
          <w:cantSplit w:val="0"/>
          <w:trHeight w:val="320" w:hRule="atLeast"/>
          <w:tblHeader w:val="0"/>
        </w:trPr>
        <w:tc>
          <w:tcPr>
            <w:vMerge w:val="restart"/>
            <w:shd w:fill="f3f3f3"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pPr>
            <w:r w:rsidDel="00000000" w:rsidR="00000000" w:rsidRPr="00000000">
              <w:rPr>
                <w:rtl w:val="0"/>
              </w:rPr>
              <w:t xml:space="preserve">Robot</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pPr>
            <w:r w:rsidDel="00000000" w:rsidR="00000000" w:rsidRPr="00000000">
              <w:rPr>
                <w:rtl w:val="0"/>
              </w:rPr>
              <w:t xml:space="preserve">FR 2-1</w:t>
            </w:r>
          </w:p>
        </w:tc>
        <w:tc>
          <w:tcPr>
            <w:gridSpan w:val="3"/>
            <w:shd w:fill="f3f3f3" w:val="clear"/>
            <w:tcMar>
              <w:top w:w="100.0" w:type="dxa"/>
              <w:left w:w="100.0" w:type="dxa"/>
              <w:bottom w:w="100.0" w:type="dxa"/>
              <w:right w:w="100.0" w:type="dxa"/>
            </w:tcMar>
            <w:vAlign w:val="top"/>
          </w:tcPr>
          <w:p w:rsidR="00000000" w:rsidDel="00000000" w:rsidP="00000000" w:rsidRDefault="00000000" w:rsidRPr="00000000" w14:paraId="00000239">
            <w:pPr>
              <w:rPr/>
            </w:pPr>
            <w:r w:rsidDel="00000000" w:rsidR="00000000" w:rsidRPr="00000000">
              <w:rPr>
                <w:rtl w:val="0"/>
              </w:rPr>
              <w:t xml:space="preserve">The system shall be in an Unknown mode when the user first starts the remote user interface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jc w:val="center"/>
              <w:rPr/>
            </w:pPr>
            <w:r w:rsidDel="00000000" w:rsidR="00000000" w:rsidRPr="00000000">
              <w:rPr>
                <w:rtl w:val="0"/>
              </w:rPr>
              <w:t xml:space="preserve">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pPr>
            <w:r w:rsidDel="00000000" w:rsidR="00000000" w:rsidRPr="00000000">
              <w:rPr>
                <w:rtl w:val="0"/>
              </w:rPr>
            </w:r>
          </w:p>
        </w:tc>
      </w:tr>
      <w:tr>
        <w:trPr>
          <w:cantSplit w:val="0"/>
          <w:trHeight w:val="3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23E">
            <w:pPr>
              <w:widowControl w:val="0"/>
              <w:spacing w:after="0" w:before="0" w:line="240" w:lineRule="auto"/>
              <w:ind w:left="0" w:firstLine="0"/>
              <w:rPr>
                <w:sz w:val="12"/>
                <w:szCs w:val="12"/>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pPr>
            <w:r w:rsidDel="00000000" w:rsidR="00000000" w:rsidRPr="00000000">
              <w:rPr>
                <w:rtl w:val="0"/>
              </w:rPr>
              <w:t xml:space="preserve">FR 2-2</w:t>
            </w:r>
          </w:p>
        </w:tc>
        <w:tc>
          <w:tcPr>
            <w:gridSpan w:val="3"/>
            <w:shd w:fill="f3f3f3" w:val="clear"/>
            <w:tcMar>
              <w:top w:w="100.0" w:type="dxa"/>
              <w:left w:w="100.0" w:type="dxa"/>
              <w:bottom w:w="100.0" w:type="dxa"/>
              <w:right w:w="100.0" w:type="dxa"/>
            </w:tcMar>
            <w:vAlign w:val="top"/>
          </w:tcPr>
          <w:p w:rsidR="00000000" w:rsidDel="00000000" w:rsidP="00000000" w:rsidRDefault="00000000" w:rsidRPr="00000000" w14:paraId="00000240">
            <w:pPr>
              <w:rPr/>
            </w:pPr>
            <w:r w:rsidDel="00000000" w:rsidR="00000000" w:rsidRPr="00000000">
              <w:rPr>
                <w:rtl w:val="0"/>
              </w:rPr>
              <w:t xml:space="preserve">The system shall initiate to the Safe mode when a network connection is established between the robot and the remote user interface.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jc w:val="center"/>
              <w:rPr/>
            </w:pPr>
            <w:r w:rsidDel="00000000" w:rsidR="00000000" w:rsidRPr="00000000">
              <w:rPr>
                <w:rtl w:val="0"/>
              </w:rPr>
              <w:t xml:space="preserve">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pPr>
            <w:r w:rsidDel="00000000" w:rsidR="00000000" w:rsidRPr="00000000">
              <w:rPr>
                <w:rtl w:val="0"/>
              </w:rPr>
            </w:r>
          </w:p>
        </w:tc>
      </w:tr>
      <w:tr>
        <w:trPr>
          <w:cantSplit w:val="0"/>
          <w:trHeight w:val="3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245">
            <w:pPr>
              <w:widowControl w:val="0"/>
              <w:spacing w:after="0" w:before="0" w:line="240" w:lineRule="auto"/>
              <w:ind w:left="0" w:firstLine="0"/>
              <w:rPr>
                <w:sz w:val="12"/>
                <w:szCs w:val="12"/>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pPr>
            <w:r w:rsidDel="00000000" w:rsidR="00000000" w:rsidRPr="00000000">
              <w:rPr>
                <w:rtl w:val="0"/>
              </w:rPr>
              <w:t xml:space="preserve">FR 2-3</w:t>
            </w:r>
          </w:p>
        </w:tc>
        <w:tc>
          <w:tcPr>
            <w:gridSpan w:val="3"/>
            <w:shd w:fill="f3f3f3" w:val="clear"/>
            <w:tcMar>
              <w:top w:w="100.0" w:type="dxa"/>
              <w:left w:w="100.0" w:type="dxa"/>
              <w:bottom w:w="100.0" w:type="dxa"/>
              <w:right w:w="100.0" w:type="dxa"/>
            </w:tcMar>
            <w:vAlign w:val="top"/>
          </w:tcPr>
          <w:p w:rsidR="00000000" w:rsidDel="00000000" w:rsidP="00000000" w:rsidRDefault="00000000" w:rsidRPr="00000000" w14:paraId="00000247">
            <w:pPr>
              <w:rPr/>
            </w:pPr>
            <w:r w:rsidDel="00000000" w:rsidR="00000000" w:rsidRPr="00000000">
              <w:rPr>
                <w:rtl w:val="0"/>
              </w:rPr>
              <w:t xml:space="preserve">In Auto Engage mode, the robot shall operate without user intervention, locating and identifying targets.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jc w:val="center"/>
              <w:rPr/>
            </w:pPr>
            <w:r w:rsidDel="00000000" w:rsidR="00000000" w:rsidRPr="00000000">
              <w:rPr>
                <w:rtl w:val="0"/>
              </w:rPr>
              <w:t xml:space="preserve">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pPr>
            <w:r w:rsidDel="00000000" w:rsidR="00000000" w:rsidRPr="00000000">
              <w:rPr>
                <w:rtl w:val="0"/>
              </w:rPr>
            </w:r>
          </w:p>
        </w:tc>
      </w:tr>
      <w:tr>
        <w:trPr>
          <w:cantSplit w:val="0"/>
          <w:trHeight w:val="3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24C">
            <w:pPr>
              <w:widowControl w:val="0"/>
              <w:spacing w:after="0" w:before="0" w:line="240" w:lineRule="auto"/>
              <w:ind w:left="0" w:firstLine="0"/>
              <w:rPr>
                <w:sz w:val="12"/>
                <w:szCs w:val="12"/>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pPr>
            <w:r w:rsidDel="00000000" w:rsidR="00000000" w:rsidRPr="00000000">
              <w:rPr>
                <w:rtl w:val="0"/>
              </w:rPr>
              <w:t xml:space="preserve">FR 2-4</w:t>
            </w:r>
          </w:p>
        </w:tc>
        <w:tc>
          <w:tcPr>
            <w:gridSpan w:val="3"/>
            <w:shd w:fill="f3f3f3" w:val="clear"/>
            <w:tcMar>
              <w:top w:w="100.0" w:type="dxa"/>
              <w:left w:w="100.0" w:type="dxa"/>
              <w:bottom w:w="100.0" w:type="dxa"/>
              <w:right w:w="100.0" w:type="dxa"/>
            </w:tcMar>
            <w:vAlign w:val="top"/>
          </w:tcPr>
          <w:p w:rsidR="00000000" w:rsidDel="00000000" w:rsidP="00000000" w:rsidRDefault="00000000" w:rsidRPr="00000000" w14:paraId="0000024E">
            <w:pPr>
              <w:rPr/>
            </w:pPr>
            <w:r w:rsidDel="00000000" w:rsidR="00000000" w:rsidRPr="00000000">
              <w:rPr>
                <w:rtl w:val="0"/>
              </w:rPr>
              <w:t xml:space="preserve"> In Auto Engage mode, the robot shall engage targets in order of number sequence.  </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jc w:val="center"/>
              <w:rPr/>
            </w:pPr>
            <w:r w:rsidDel="00000000" w:rsidR="00000000" w:rsidRPr="00000000">
              <w:rPr>
                <w:rtl w:val="0"/>
              </w:rPr>
              <w:t xml:space="preserve">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pPr>
            <w:r w:rsidDel="00000000" w:rsidR="00000000" w:rsidRPr="00000000">
              <w:rPr>
                <w:rtl w:val="0"/>
              </w:rPr>
            </w:r>
          </w:p>
        </w:tc>
      </w:tr>
      <w:tr>
        <w:trPr>
          <w:cantSplit w:val="0"/>
          <w:trHeight w:val="3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253">
            <w:pPr>
              <w:widowControl w:val="0"/>
              <w:spacing w:after="0" w:before="0" w:line="240" w:lineRule="auto"/>
              <w:ind w:left="0" w:firstLine="0"/>
              <w:rPr>
                <w:sz w:val="12"/>
                <w:szCs w:val="12"/>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pPr>
            <w:r w:rsidDel="00000000" w:rsidR="00000000" w:rsidRPr="00000000">
              <w:rPr>
                <w:rtl w:val="0"/>
              </w:rPr>
              <w:t xml:space="preserve">FR 2-5</w:t>
            </w:r>
          </w:p>
        </w:tc>
        <w:tc>
          <w:tcPr>
            <w:gridSpan w:val="3"/>
            <w:shd w:fill="f3f3f3" w:val="clear"/>
            <w:tcMar>
              <w:top w:w="100.0" w:type="dxa"/>
              <w:left w:w="100.0" w:type="dxa"/>
              <w:bottom w:w="100.0" w:type="dxa"/>
              <w:right w:w="100.0" w:type="dxa"/>
            </w:tcMar>
            <w:vAlign w:val="top"/>
          </w:tcPr>
          <w:p w:rsidR="00000000" w:rsidDel="00000000" w:rsidP="00000000" w:rsidRDefault="00000000" w:rsidRPr="00000000" w14:paraId="00000255">
            <w:pPr>
              <w:rPr/>
            </w:pPr>
            <w:r w:rsidDel="00000000" w:rsidR="00000000" w:rsidRPr="00000000">
              <w:rPr>
                <w:rtl w:val="0"/>
              </w:rPr>
              <w:t xml:space="preserve"> In Auto Engage mode, the robot shall alert the user that the target was engaged through a message.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jc w:val="center"/>
              <w:rPr/>
            </w:pPr>
            <w:r w:rsidDel="00000000" w:rsidR="00000000" w:rsidRPr="00000000">
              <w:rPr>
                <w:rtl w:val="0"/>
              </w:rPr>
              <w:t xml:space="preserve">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pPr>
            <w:r w:rsidDel="00000000" w:rsidR="00000000" w:rsidRPr="00000000">
              <w:rPr>
                <w:rtl w:val="0"/>
              </w:rPr>
            </w:r>
          </w:p>
        </w:tc>
      </w:tr>
      <w:tr>
        <w:trPr>
          <w:cantSplit w:val="0"/>
          <w:trHeight w:val="3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25A">
            <w:pPr>
              <w:widowControl w:val="0"/>
              <w:spacing w:after="0" w:before="0" w:line="240" w:lineRule="auto"/>
              <w:ind w:left="0" w:firstLine="0"/>
              <w:rPr>
                <w:sz w:val="12"/>
                <w:szCs w:val="12"/>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pPr>
            <w:r w:rsidDel="00000000" w:rsidR="00000000" w:rsidRPr="00000000">
              <w:rPr>
                <w:rtl w:val="0"/>
              </w:rPr>
              <w:t xml:space="preserve">FR 2-6</w:t>
            </w:r>
          </w:p>
        </w:tc>
        <w:tc>
          <w:tcPr>
            <w:gridSpan w:val="3"/>
            <w:shd w:fill="f3f3f3" w:val="clear"/>
            <w:tcMar>
              <w:top w:w="100.0" w:type="dxa"/>
              <w:left w:w="100.0" w:type="dxa"/>
              <w:bottom w:w="100.0" w:type="dxa"/>
              <w:right w:w="100.0" w:type="dxa"/>
            </w:tcMar>
            <w:vAlign w:val="top"/>
          </w:tcPr>
          <w:p w:rsidR="00000000" w:rsidDel="00000000" w:rsidP="00000000" w:rsidRDefault="00000000" w:rsidRPr="00000000" w14:paraId="0000025C">
            <w:pPr>
              <w:rPr/>
            </w:pPr>
            <w:r w:rsidDel="00000000" w:rsidR="00000000" w:rsidRPr="00000000">
              <w:rPr>
                <w:rtl w:val="0"/>
              </w:rPr>
              <w:t xml:space="preserve"> In Auto Engage mode, the robot shall record hits or misses of the target (bonus feature).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jc w:val="center"/>
              <w:rPr/>
            </w:pPr>
            <w:r w:rsidDel="00000000" w:rsidR="00000000" w:rsidRPr="00000000">
              <w:rPr>
                <w:rtl w:val="0"/>
              </w:rPr>
              <w:t xml:space="preserve">X</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pPr>
            <w:r w:rsidDel="00000000" w:rsidR="00000000" w:rsidRPr="00000000">
              <w:rPr>
                <w:rtl w:val="0"/>
              </w:rPr>
            </w:r>
          </w:p>
        </w:tc>
      </w:tr>
      <w:tr>
        <w:trPr>
          <w:cantSplit w:val="0"/>
          <w:trHeight w:val="3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261">
            <w:pPr>
              <w:widowControl w:val="0"/>
              <w:spacing w:after="0" w:before="0" w:line="240" w:lineRule="auto"/>
              <w:ind w:left="0" w:firstLine="0"/>
              <w:rPr>
                <w:sz w:val="12"/>
                <w:szCs w:val="12"/>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pPr>
            <w:r w:rsidDel="00000000" w:rsidR="00000000" w:rsidRPr="00000000">
              <w:rPr>
                <w:rtl w:val="0"/>
              </w:rPr>
              <w:t xml:space="preserve">FR 2-7</w:t>
            </w:r>
          </w:p>
        </w:tc>
        <w:tc>
          <w:tcPr>
            <w:gridSpan w:val="3"/>
            <w:shd w:fill="f3f3f3" w:val="clear"/>
            <w:tcMar>
              <w:top w:w="100.0" w:type="dxa"/>
              <w:left w:w="100.0" w:type="dxa"/>
              <w:bottom w:w="100.0" w:type="dxa"/>
              <w:right w:w="100.0" w:type="dxa"/>
            </w:tcMar>
            <w:vAlign w:val="top"/>
          </w:tcPr>
          <w:p w:rsidR="00000000" w:rsidDel="00000000" w:rsidP="00000000" w:rsidRDefault="00000000" w:rsidRPr="00000000" w14:paraId="00000263">
            <w:pPr>
              <w:rPr/>
            </w:pPr>
            <w:r w:rsidDel="00000000" w:rsidR="00000000" w:rsidRPr="00000000">
              <w:rPr>
                <w:rtl w:val="0"/>
              </w:rPr>
              <w:t xml:space="preserve">After all targets are engaged, the robot shall return to Pre-arm mode.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jc w:val="center"/>
              <w:rPr/>
            </w:pPr>
            <w:r w:rsidDel="00000000" w:rsidR="00000000" w:rsidRPr="00000000">
              <w:rPr>
                <w:rtl w:val="0"/>
              </w:rPr>
              <w:t xml:space="preserve">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pPr>
            <w:r w:rsidDel="00000000" w:rsidR="00000000" w:rsidRPr="00000000">
              <w:rPr>
                <w:rtl w:val="0"/>
              </w:rPr>
            </w:r>
          </w:p>
        </w:tc>
      </w:tr>
      <w:tr>
        <w:trPr>
          <w:cantSplit w:val="0"/>
          <w:trHeight w:val="320" w:hRule="atLeast"/>
          <w:tblHeader w:val="0"/>
        </w:trPr>
        <w:tc>
          <w:tcPr>
            <w:vMerge w:val="restart"/>
            <w:shd w:fill="f3f3f3"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pPr>
            <w:r w:rsidDel="00000000" w:rsidR="00000000" w:rsidRPr="00000000">
              <w:rPr>
                <w:rtl w:val="0"/>
              </w:rPr>
              <w:t xml:space="preserve">Fault Conditions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pPr>
            <w:r w:rsidDel="00000000" w:rsidR="00000000" w:rsidRPr="00000000">
              <w:rPr>
                <w:rtl w:val="0"/>
              </w:rPr>
              <w:t xml:space="preserve">FR 3-1</w:t>
            </w:r>
          </w:p>
        </w:tc>
        <w:tc>
          <w:tcPr>
            <w:gridSpan w:val="3"/>
            <w:shd w:fill="f3f3f3" w:val="clear"/>
            <w:tcMar>
              <w:top w:w="100.0" w:type="dxa"/>
              <w:left w:w="100.0" w:type="dxa"/>
              <w:bottom w:w="100.0" w:type="dxa"/>
              <w:right w:w="100.0" w:type="dxa"/>
            </w:tcMar>
            <w:vAlign w:val="top"/>
          </w:tcPr>
          <w:p w:rsidR="00000000" w:rsidDel="00000000" w:rsidP="00000000" w:rsidRDefault="00000000" w:rsidRPr="00000000" w14:paraId="0000026A">
            <w:pPr>
              <w:rPr/>
            </w:pPr>
            <w:r w:rsidDel="00000000" w:rsidR="00000000" w:rsidRPr="00000000">
              <w:rPr>
                <w:rtl w:val="0"/>
              </w:rPr>
              <w:t xml:space="preserve">When firing in Auto Engage mode, if a gel projectile is not fired (dry fire), the operator shall place the robot in Pre-arm or Safe mode to inspect the cannon.</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jc w:val="center"/>
              <w:rPr/>
            </w:pPr>
            <w:r w:rsidDel="00000000" w:rsidR="00000000" w:rsidRPr="00000000">
              <w:rPr>
                <w:rtl w:val="0"/>
              </w:rPr>
              <w:t xml:space="preserve">X</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pPr>
            <w:r w:rsidDel="00000000" w:rsidR="00000000" w:rsidRPr="00000000">
              <w:rPr>
                <w:rtl w:val="0"/>
              </w:rPr>
            </w:r>
          </w:p>
        </w:tc>
      </w:tr>
      <w:tr>
        <w:trPr>
          <w:cantSplit w:val="0"/>
          <w:trHeight w:val="3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26F">
            <w:pPr>
              <w:widowControl w:val="0"/>
              <w:spacing w:after="0" w:before="0" w:line="240" w:lineRule="auto"/>
              <w:ind w:left="0" w:firstLine="0"/>
              <w:rPr>
                <w:sz w:val="12"/>
                <w:szCs w:val="12"/>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pPr>
            <w:r w:rsidDel="00000000" w:rsidR="00000000" w:rsidRPr="00000000">
              <w:rPr>
                <w:rtl w:val="0"/>
              </w:rPr>
              <w:t xml:space="preserve">FR 3-2</w:t>
            </w:r>
          </w:p>
        </w:tc>
        <w:tc>
          <w:tcPr>
            <w:gridSpan w:val="3"/>
            <w:shd w:fill="f3f3f3" w:val="clear"/>
            <w:tcMar>
              <w:top w:w="100.0" w:type="dxa"/>
              <w:left w:w="100.0" w:type="dxa"/>
              <w:bottom w:w="100.0" w:type="dxa"/>
              <w:right w:w="100.0" w:type="dxa"/>
            </w:tcMar>
            <w:vAlign w:val="top"/>
          </w:tcPr>
          <w:p w:rsidR="00000000" w:rsidDel="00000000" w:rsidP="00000000" w:rsidRDefault="00000000" w:rsidRPr="00000000" w14:paraId="00000271">
            <w:pPr>
              <w:rPr/>
            </w:pPr>
            <w:r w:rsidDel="00000000" w:rsidR="00000000" w:rsidRPr="00000000">
              <w:rPr>
                <w:rtl w:val="0"/>
              </w:rPr>
              <w:t xml:space="preserve">If the robot cannot locate the correct numbered target in Auto Engage mode, it shall move to the next target after a set amount of time, </w:t>
            </w:r>
            <w:r w:rsidDel="00000000" w:rsidR="00000000" w:rsidRPr="00000000">
              <w:rPr>
                <w:highlight w:val="white"/>
                <w:rtl w:val="0"/>
              </w:rPr>
              <w:t xml:space="preserve">alerting the user that the target cannot be found.</w:t>
            </w: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jc w:val="center"/>
              <w:rPr/>
            </w:pPr>
            <w:r w:rsidDel="00000000" w:rsidR="00000000" w:rsidRPr="00000000">
              <w:rPr>
                <w:rtl w:val="0"/>
              </w:rPr>
              <w:t xml:space="preserve">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pPr>
            <w:r w:rsidDel="00000000" w:rsidR="00000000" w:rsidRPr="00000000">
              <w:rPr>
                <w:rtl w:val="0"/>
              </w:rPr>
              <w:t xml:space="preserve">Self-implementation completed</w:t>
            </w:r>
          </w:p>
        </w:tc>
      </w:tr>
      <w:tr>
        <w:trPr>
          <w:cantSplit w:val="0"/>
          <w:trHeight w:val="3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276">
            <w:pPr>
              <w:widowControl w:val="0"/>
              <w:spacing w:after="0" w:before="0" w:line="240" w:lineRule="auto"/>
              <w:ind w:left="0" w:firstLine="0"/>
              <w:rPr>
                <w:sz w:val="12"/>
                <w:szCs w:val="12"/>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pPr>
            <w:r w:rsidDel="00000000" w:rsidR="00000000" w:rsidRPr="00000000">
              <w:rPr>
                <w:rtl w:val="0"/>
              </w:rPr>
              <w:t xml:space="preserve">FR 3-2’</w:t>
            </w:r>
          </w:p>
        </w:tc>
        <w:tc>
          <w:tcPr>
            <w:gridSpan w:val="3"/>
            <w:shd w:fill="f3f3f3" w:val="clear"/>
            <w:tcMar>
              <w:top w:w="100.0" w:type="dxa"/>
              <w:left w:w="100.0" w:type="dxa"/>
              <w:bottom w:w="100.0" w:type="dxa"/>
              <w:right w:w="100.0" w:type="dxa"/>
            </w:tcMar>
            <w:vAlign w:val="top"/>
          </w:tcPr>
          <w:p w:rsidR="00000000" w:rsidDel="00000000" w:rsidP="00000000" w:rsidRDefault="00000000" w:rsidRPr="00000000" w14:paraId="00000278">
            <w:pPr>
              <w:rPr/>
            </w:pPr>
            <w:r w:rsidDel="00000000" w:rsidR="00000000" w:rsidRPr="00000000">
              <w:rPr>
                <w:rtl w:val="0"/>
              </w:rPr>
              <w:t xml:space="preserve">If the robot cannot locate the correct numbered target in Auto Engage mode, it shall move into Pre-arm mode and alert the user to troubleshoot the issue.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jc w:val="center"/>
              <w:rPr/>
            </w:pPr>
            <w:r w:rsidDel="00000000" w:rsidR="00000000" w:rsidRPr="00000000">
              <w:rPr>
                <w:rtl w:val="0"/>
              </w:rPr>
              <w:t xml:space="preserve">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pPr>
            <w:r w:rsidDel="00000000" w:rsidR="00000000" w:rsidRPr="00000000">
              <w:rPr>
                <w:rtl w:val="0"/>
              </w:rPr>
              <w:t xml:space="preserve">Self-implementation completed</w:t>
            </w:r>
          </w:p>
        </w:tc>
      </w:tr>
      <w:tr>
        <w:trPr>
          <w:cantSplit w:val="0"/>
          <w:trHeight w:val="320" w:hRule="atLeast"/>
          <w:tblHeader w:val="0"/>
        </w:trPr>
        <w:tc>
          <w:tcPr>
            <w:vMerge w:val="restart"/>
            <w:shd w:fill="f3f3f3"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pPr>
            <w:r w:rsidDel="00000000" w:rsidR="00000000" w:rsidRPr="00000000">
              <w:rPr>
                <w:rtl w:val="0"/>
              </w:rPr>
              <w:t xml:space="preserve">Unsafe Conditions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pPr>
            <w:r w:rsidDel="00000000" w:rsidR="00000000" w:rsidRPr="00000000">
              <w:rPr>
                <w:rtl w:val="0"/>
              </w:rPr>
              <w:t xml:space="preserve">FR 4-1</w:t>
            </w:r>
          </w:p>
        </w:tc>
        <w:tc>
          <w:tcPr>
            <w:gridSpan w:val="3"/>
            <w:shd w:fill="f3f3f3" w:val="clear"/>
            <w:tcMar>
              <w:top w:w="100.0" w:type="dxa"/>
              <w:left w:w="100.0" w:type="dxa"/>
              <w:bottom w:w="100.0" w:type="dxa"/>
              <w:right w:w="100.0" w:type="dxa"/>
            </w:tcMar>
            <w:vAlign w:val="top"/>
          </w:tcPr>
          <w:p w:rsidR="00000000" w:rsidDel="00000000" w:rsidP="00000000" w:rsidRDefault="00000000" w:rsidRPr="00000000" w14:paraId="0000027F">
            <w:pPr>
              <w:rPr/>
            </w:pPr>
            <w:r w:rsidDel="00000000" w:rsidR="00000000" w:rsidRPr="00000000">
              <w:rPr>
                <w:rtl w:val="0"/>
              </w:rPr>
              <w:t xml:space="preserve">If the network connection between the robot and the remote interface is not established or is lost, the remote user interface shall indicate no connection.</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jc w:val="center"/>
              <w:rPr/>
            </w:pPr>
            <w:r w:rsidDel="00000000" w:rsidR="00000000" w:rsidRPr="00000000">
              <w:rPr>
                <w:rtl w:val="0"/>
              </w:rPr>
              <w:t xml:space="preserve">X</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pPr>
            <w:r w:rsidDel="00000000" w:rsidR="00000000" w:rsidRPr="00000000">
              <w:rPr>
                <w:rtl w:val="0"/>
              </w:rPr>
            </w:r>
          </w:p>
        </w:tc>
      </w:tr>
      <w:tr>
        <w:trPr>
          <w:cantSplit w:val="0"/>
          <w:trHeight w:val="3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284">
            <w:pPr>
              <w:widowControl w:val="0"/>
              <w:spacing w:after="0" w:before="0" w:line="240" w:lineRule="auto"/>
              <w:ind w:left="0" w:firstLine="0"/>
              <w:rPr>
                <w:sz w:val="12"/>
                <w:szCs w:val="12"/>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pPr>
            <w:r w:rsidDel="00000000" w:rsidR="00000000" w:rsidRPr="00000000">
              <w:rPr>
                <w:rtl w:val="0"/>
              </w:rPr>
              <w:t xml:space="preserve">FR 4-2</w:t>
            </w:r>
          </w:p>
        </w:tc>
        <w:tc>
          <w:tcPr>
            <w:gridSpan w:val="3"/>
            <w:shd w:fill="f3f3f3" w:val="clear"/>
            <w:tcMar>
              <w:top w:w="100.0" w:type="dxa"/>
              <w:left w:w="100.0" w:type="dxa"/>
              <w:bottom w:w="100.0" w:type="dxa"/>
              <w:right w:w="100.0" w:type="dxa"/>
            </w:tcMar>
            <w:vAlign w:val="top"/>
          </w:tcPr>
          <w:p w:rsidR="00000000" w:rsidDel="00000000" w:rsidP="00000000" w:rsidRDefault="00000000" w:rsidRPr="00000000" w14:paraId="00000286">
            <w:pPr>
              <w:rPr/>
            </w:pPr>
            <w:r w:rsidDel="00000000" w:rsidR="00000000" w:rsidRPr="00000000">
              <w:rPr>
                <w:rtl w:val="0"/>
              </w:rPr>
              <w:t xml:space="preserve"> If the network connection between the robot and the remote interface is not established or is lost, the operator shall not be permitted to perform any operations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jc w:val="center"/>
              <w:rPr/>
            </w:pPr>
            <w:r w:rsidDel="00000000" w:rsidR="00000000" w:rsidRPr="00000000">
              <w:rPr>
                <w:rtl w:val="0"/>
              </w:rPr>
              <w:t xml:space="preserve">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rPr/>
            </w:pPr>
            <w:r w:rsidDel="00000000" w:rsidR="00000000" w:rsidRPr="00000000">
              <w:rPr>
                <w:rtl w:val="0"/>
              </w:rPr>
              <w:t xml:space="preserve">Self-implementation completed</w:t>
            </w:r>
          </w:p>
        </w:tc>
      </w:tr>
      <w:tr>
        <w:trPr>
          <w:cantSplit w:val="0"/>
          <w:trHeight w:val="3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28B">
            <w:pPr>
              <w:widowControl w:val="0"/>
              <w:spacing w:after="0" w:before="0" w:line="240" w:lineRule="auto"/>
              <w:ind w:left="0" w:firstLine="0"/>
              <w:rPr>
                <w:sz w:val="12"/>
                <w:szCs w:val="12"/>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rPr/>
            </w:pPr>
            <w:r w:rsidDel="00000000" w:rsidR="00000000" w:rsidRPr="00000000">
              <w:rPr>
                <w:rtl w:val="0"/>
              </w:rPr>
              <w:t xml:space="preserve">FR 4-3</w:t>
            </w:r>
          </w:p>
        </w:tc>
        <w:tc>
          <w:tcPr>
            <w:gridSpan w:val="3"/>
            <w:shd w:fill="f3f3f3" w:val="clear"/>
            <w:tcMar>
              <w:top w:w="100.0" w:type="dxa"/>
              <w:left w:w="100.0" w:type="dxa"/>
              <w:bottom w:w="100.0" w:type="dxa"/>
              <w:right w:w="100.0" w:type="dxa"/>
            </w:tcMar>
            <w:vAlign w:val="top"/>
          </w:tcPr>
          <w:p w:rsidR="00000000" w:rsidDel="00000000" w:rsidP="00000000" w:rsidRDefault="00000000" w:rsidRPr="00000000" w14:paraId="0000028D">
            <w:pPr>
              <w:rPr/>
            </w:pPr>
            <w:r w:rsidDel="00000000" w:rsidR="00000000" w:rsidRPr="00000000">
              <w:rPr>
                <w:rtl w:val="0"/>
              </w:rPr>
              <w:t xml:space="preserve">If the network connection to the remote interface is lost, the robot shall automatically stop actions until the network connection is recovered.</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jc w:val="center"/>
              <w:rPr/>
            </w:pPr>
            <w:r w:rsidDel="00000000" w:rsidR="00000000" w:rsidRPr="00000000">
              <w:rPr>
                <w:rtl w:val="0"/>
              </w:rPr>
              <w:t xml:space="preserve">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rPr/>
            </w:pPr>
            <w:r w:rsidDel="00000000" w:rsidR="00000000" w:rsidRPr="00000000">
              <w:rPr>
                <w:rtl w:val="0"/>
              </w:rPr>
              <w:t xml:space="preserve">Self-implementation completed</w:t>
            </w:r>
          </w:p>
        </w:tc>
      </w:tr>
      <w:tr>
        <w:trPr>
          <w:cantSplit w:val="0"/>
          <w:trHeight w:val="3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292">
            <w:pPr>
              <w:widowControl w:val="0"/>
              <w:spacing w:after="0" w:before="0" w:line="240" w:lineRule="auto"/>
              <w:ind w:left="0" w:firstLine="0"/>
              <w:rPr>
                <w:sz w:val="12"/>
                <w:szCs w:val="12"/>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rPr/>
            </w:pPr>
            <w:r w:rsidDel="00000000" w:rsidR="00000000" w:rsidRPr="00000000">
              <w:rPr>
                <w:rtl w:val="0"/>
              </w:rPr>
              <w:t xml:space="preserve">FR 4-4</w:t>
            </w:r>
          </w:p>
        </w:tc>
        <w:tc>
          <w:tcPr>
            <w:gridSpan w:val="3"/>
            <w:shd w:fill="f3f3f3" w:val="clear"/>
            <w:tcMar>
              <w:top w:w="100.0" w:type="dxa"/>
              <w:left w:w="100.0" w:type="dxa"/>
              <w:bottom w:w="100.0" w:type="dxa"/>
              <w:right w:w="100.0" w:type="dxa"/>
            </w:tcMar>
            <w:vAlign w:val="top"/>
          </w:tcPr>
          <w:p w:rsidR="00000000" w:rsidDel="00000000" w:rsidP="00000000" w:rsidRDefault="00000000" w:rsidRPr="00000000" w14:paraId="00000294">
            <w:pPr>
              <w:rPr/>
            </w:pPr>
            <w:r w:rsidDel="00000000" w:rsidR="00000000" w:rsidRPr="00000000">
              <w:rPr>
                <w:rtl w:val="0"/>
              </w:rPr>
              <w:t xml:space="preserve"> If the network connection is recovered, the robot shall resume actions when commanded by the remote operators in manual or automatic mode.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jc w:val="center"/>
              <w:rPr/>
            </w:pPr>
            <w:r w:rsidDel="00000000" w:rsidR="00000000" w:rsidRPr="00000000">
              <w:rPr>
                <w:rtl w:val="0"/>
              </w:rPr>
              <w:t xml:space="preserve">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rPr/>
            </w:pPr>
            <w:r w:rsidDel="00000000" w:rsidR="00000000" w:rsidRPr="00000000">
              <w:rPr>
                <w:rtl w:val="0"/>
              </w:rPr>
              <w:t xml:space="preserve">Self-implementation completed</w:t>
            </w:r>
          </w:p>
        </w:tc>
      </w:tr>
      <w:tr>
        <w:trPr>
          <w:cantSplit w:val="0"/>
          <w:trHeight w:val="3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299">
            <w:pPr>
              <w:widowControl w:val="0"/>
              <w:spacing w:after="0" w:before="0" w:line="240" w:lineRule="auto"/>
              <w:ind w:left="0" w:firstLine="0"/>
              <w:rPr>
                <w:sz w:val="12"/>
                <w:szCs w:val="12"/>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rPr/>
            </w:pPr>
            <w:r w:rsidDel="00000000" w:rsidR="00000000" w:rsidRPr="00000000">
              <w:rPr>
                <w:rtl w:val="0"/>
              </w:rPr>
              <w:t xml:space="preserve">FR 4-5</w:t>
            </w:r>
          </w:p>
        </w:tc>
        <w:tc>
          <w:tcPr>
            <w:gridSpan w:val="3"/>
            <w:shd w:fill="f3f3f3" w:val="clear"/>
            <w:tcMar>
              <w:top w:w="100.0" w:type="dxa"/>
              <w:left w:w="100.0" w:type="dxa"/>
              <w:bottom w:w="100.0" w:type="dxa"/>
              <w:right w:w="100.0" w:type="dxa"/>
            </w:tcMar>
            <w:vAlign w:val="top"/>
          </w:tcPr>
          <w:p w:rsidR="00000000" w:rsidDel="00000000" w:rsidP="00000000" w:rsidRDefault="00000000" w:rsidRPr="00000000" w14:paraId="0000029B">
            <w:pPr>
              <w:rPr/>
            </w:pPr>
            <w:r w:rsidDel="00000000" w:rsidR="00000000" w:rsidRPr="00000000">
              <w:rPr>
                <w:rtl w:val="0"/>
              </w:rPr>
              <w:t xml:space="preserve">If the barbette traverses more than 15 degrees left or right of the center aim line, the robot shall automatically stop actions.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jc w:val="center"/>
              <w:rPr/>
            </w:pPr>
            <w:r w:rsidDel="00000000" w:rsidR="00000000" w:rsidRPr="00000000">
              <w:rPr>
                <w:rtl w:val="0"/>
              </w:rPr>
              <w:t xml:space="preserve">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rPr/>
            </w:pPr>
            <w:r w:rsidDel="00000000" w:rsidR="00000000" w:rsidRPr="00000000">
              <w:rPr>
                <w:rtl w:val="0"/>
              </w:rPr>
              <w:t xml:space="preserve">Self-implementation completed</w:t>
            </w:r>
          </w:p>
        </w:tc>
      </w:tr>
      <w:tr>
        <w:trPr>
          <w:cantSplit w:val="0"/>
          <w:trHeight w:val="3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2A0">
            <w:pPr>
              <w:widowControl w:val="0"/>
              <w:spacing w:after="0" w:before="0" w:line="240" w:lineRule="auto"/>
              <w:ind w:left="0" w:firstLine="0"/>
              <w:rPr>
                <w:sz w:val="12"/>
                <w:szCs w:val="12"/>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rPr/>
            </w:pPr>
            <w:r w:rsidDel="00000000" w:rsidR="00000000" w:rsidRPr="00000000">
              <w:rPr>
                <w:rtl w:val="0"/>
              </w:rPr>
              <w:t xml:space="preserve">FR 4-6</w:t>
            </w:r>
          </w:p>
        </w:tc>
        <w:tc>
          <w:tcPr>
            <w:gridSpan w:val="3"/>
            <w:shd w:fill="f3f3f3" w:val="clear"/>
            <w:tcMar>
              <w:top w:w="100.0" w:type="dxa"/>
              <w:left w:w="100.0" w:type="dxa"/>
              <w:bottom w:w="100.0" w:type="dxa"/>
              <w:right w:w="100.0" w:type="dxa"/>
            </w:tcMar>
            <w:vAlign w:val="top"/>
          </w:tcPr>
          <w:p w:rsidR="00000000" w:rsidDel="00000000" w:rsidP="00000000" w:rsidRDefault="00000000" w:rsidRPr="00000000" w14:paraId="000002A2">
            <w:pPr>
              <w:rPr/>
            </w:pPr>
            <w:r w:rsidDel="00000000" w:rsidR="00000000" w:rsidRPr="00000000">
              <w:rPr>
                <w:rtl w:val="0"/>
              </w:rPr>
              <w:t xml:space="preserve"> If the barbette traverses more than 15 degrees up or down in elevation of the center aim line, the robot shall automatically stop actions.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jc w:val="center"/>
              <w:rPr/>
            </w:pPr>
            <w:r w:rsidDel="00000000" w:rsidR="00000000" w:rsidRPr="00000000">
              <w:rPr>
                <w:rtl w:val="0"/>
              </w:rPr>
              <w:t xml:space="preserve">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rPr/>
            </w:pPr>
            <w:r w:rsidDel="00000000" w:rsidR="00000000" w:rsidRPr="00000000">
              <w:rPr>
                <w:rtl w:val="0"/>
              </w:rPr>
              <w:t xml:space="preserve">Self-implementation completed</w:t>
            </w:r>
          </w:p>
        </w:tc>
      </w:tr>
      <w:tr>
        <w:trPr>
          <w:cantSplit w:val="0"/>
          <w:trHeight w:val="3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2A7">
            <w:pPr>
              <w:widowControl w:val="0"/>
              <w:spacing w:after="0" w:before="0" w:line="240" w:lineRule="auto"/>
              <w:ind w:left="0" w:firstLine="0"/>
              <w:rPr>
                <w:sz w:val="12"/>
                <w:szCs w:val="12"/>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rPr/>
            </w:pPr>
            <w:r w:rsidDel="00000000" w:rsidR="00000000" w:rsidRPr="00000000">
              <w:rPr>
                <w:rtl w:val="0"/>
              </w:rPr>
              <w:t xml:space="preserve">FR 4-7</w:t>
            </w:r>
          </w:p>
        </w:tc>
        <w:tc>
          <w:tcPr>
            <w:gridSpan w:val="3"/>
            <w:shd w:fill="f3f3f3" w:val="clear"/>
            <w:tcMar>
              <w:top w:w="100.0" w:type="dxa"/>
              <w:left w:w="100.0" w:type="dxa"/>
              <w:bottom w:w="100.0" w:type="dxa"/>
              <w:right w:w="100.0" w:type="dxa"/>
            </w:tcMar>
            <w:vAlign w:val="top"/>
          </w:tcPr>
          <w:p w:rsidR="00000000" w:rsidDel="00000000" w:rsidP="00000000" w:rsidRDefault="00000000" w:rsidRPr="00000000" w14:paraId="000002A9">
            <w:pPr>
              <w:rPr/>
            </w:pPr>
            <w:r w:rsidDel="00000000" w:rsidR="00000000" w:rsidRPr="00000000">
              <w:rPr>
                <w:rtl w:val="0"/>
              </w:rPr>
              <w:t xml:space="preserve"> If the cannon continues to fire either repeatedly on a single target or while not aimed at a target, the robot shall automatically stop actions.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jc w:val="center"/>
              <w:rPr/>
            </w:pPr>
            <w:r w:rsidDel="00000000" w:rsidR="00000000" w:rsidRPr="00000000">
              <w:rPr>
                <w:rtl w:val="0"/>
              </w:rPr>
              <w:t xml:space="preserve">X</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rPr/>
            </w:pPr>
            <w:r w:rsidDel="00000000" w:rsidR="00000000" w:rsidRPr="00000000">
              <w:rPr>
                <w:rtl w:val="0"/>
              </w:rPr>
            </w:r>
          </w:p>
        </w:tc>
      </w:tr>
      <w:tr>
        <w:trPr>
          <w:cantSplit w:val="0"/>
          <w:trHeight w:val="3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2AE">
            <w:pPr>
              <w:widowControl w:val="0"/>
              <w:spacing w:after="0" w:before="0" w:line="240" w:lineRule="auto"/>
              <w:ind w:left="0" w:firstLine="0"/>
              <w:rPr>
                <w:sz w:val="12"/>
                <w:szCs w:val="12"/>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rPr/>
            </w:pPr>
            <w:r w:rsidDel="00000000" w:rsidR="00000000" w:rsidRPr="00000000">
              <w:rPr>
                <w:rtl w:val="0"/>
              </w:rPr>
              <w:t xml:space="preserve">FR 4-8</w:t>
            </w:r>
          </w:p>
        </w:tc>
        <w:tc>
          <w:tcPr>
            <w:gridSpan w:val="3"/>
            <w:shd w:fill="f3f3f3" w:val="clear"/>
            <w:tcMar>
              <w:top w:w="100.0" w:type="dxa"/>
              <w:left w:w="100.0" w:type="dxa"/>
              <w:bottom w:w="100.0" w:type="dxa"/>
              <w:right w:w="100.0" w:type="dxa"/>
            </w:tcMar>
            <w:vAlign w:val="top"/>
          </w:tcPr>
          <w:p w:rsidR="00000000" w:rsidDel="00000000" w:rsidP="00000000" w:rsidRDefault="00000000" w:rsidRPr="00000000" w14:paraId="000002B0">
            <w:pPr>
              <w:rPr/>
            </w:pPr>
            <w:r w:rsidDel="00000000" w:rsidR="00000000" w:rsidRPr="00000000">
              <w:rPr>
                <w:rtl w:val="0"/>
              </w:rPr>
              <w:t xml:space="preserve"> If the system is in an Unknown, Safe, or Pre-arm state, the robot shall not fire the cannon.</w:t>
            </w:r>
          </w:p>
          <w:p w:rsidR="00000000" w:rsidDel="00000000" w:rsidP="00000000" w:rsidRDefault="00000000" w:rsidRPr="00000000" w14:paraId="000002B1">
            <w:pPr>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jc w:val="center"/>
              <w:rPr/>
            </w:pPr>
            <w:r w:rsidDel="00000000" w:rsidR="00000000" w:rsidRPr="00000000">
              <w:rPr>
                <w:rtl w:val="0"/>
              </w:rPr>
              <w:t xml:space="preserve">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rPr/>
            </w:pPr>
            <w:r w:rsidDel="00000000" w:rsidR="00000000" w:rsidRPr="00000000">
              <w:rPr>
                <w:rtl w:val="0"/>
              </w:rPr>
              <w:t xml:space="preserve">Self-implementation completed</w:t>
            </w:r>
          </w:p>
        </w:tc>
      </w:tr>
    </w:tbl>
    <w:p w:rsidR="00000000" w:rsidDel="00000000" w:rsidP="00000000" w:rsidRDefault="00000000" w:rsidRPr="00000000" w14:paraId="000002B6">
      <w:pPr>
        <w:rPr>
          <w:sz w:val="12"/>
          <w:szCs w:val="12"/>
        </w:rPr>
      </w:pPr>
      <w:r w:rsidDel="00000000" w:rsidR="00000000" w:rsidRPr="00000000">
        <w:rPr>
          <w:rtl w:val="0"/>
        </w:rPr>
      </w:r>
    </w:p>
    <w:p w:rsidR="00000000" w:rsidDel="00000000" w:rsidP="00000000" w:rsidRDefault="00000000" w:rsidRPr="00000000" w14:paraId="000002B7">
      <w:pPr>
        <w:rPr>
          <w:sz w:val="12"/>
          <w:szCs w:val="12"/>
        </w:rPr>
      </w:pPr>
      <w:r w:rsidDel="00000000" w:rsidR="00000000" w:rsidRPr="00000000">
        <w:rPr>
          <w:rtl w:val="0"/>
        </w:rPr>
      </w:r>
    </w:p>
    <w:p w:rsidR="00000000" w:rsidDel="00000000" w:rsidP="00000000" w:rsidRDefault="00000000" w:rsidRPr="00000000" w14:paraId="000002B8">
      <w:pPr>
        <w:pStyle w:val="Heading1"/>
        <w:rPr/>
      </w:pPr>
      <w:bookmarkStart w:colFirst="0" w:colLast="0" w:name="_it8y1koetfr" w:id="17"/>
      <w:bookmarkEnd w:id="17"/>
      <w:r w:rsidDel="00000000" w:rsidR="00000000" w:rsidRPr="00000000">
        <w:rPr>
          <w:rtl w:val="0"/>
        </w:rPr>
        <w:t xml:space="preserve">2.4 Security Requirement</w:t>
      </w:r>
    </w:p>
    <w:p w:rsidR="00000000" w:rsidDel="00000000" w:rsidP="00000000" w:rsidRDefault="00000000" w:rsidRPr="00000000" w14:paraId="000002B9">
      <w:pPr>
        <w:rPr>
          <w:sz w:val="28"/>
          <w:szCs w:val="28"/>
        </w:rPr>
      </w:pPr>
      <w:r w:rsidDel="00000000" w:rsidR="00000000" w:rsidRPr="00000000">
        <w:rPr>
          <w:sz w:val="28"/>
          <w:szCs w:val="28"/>
          <w:rtl w:val="0"/>
        </w:rPr>
        <w:t xml:space="preserve">Focusing on the security requirements of the remote user interface is because it is the passage through which interaction and data transmission between the user and the system take place, and strengthening this part is very important to improve the security level of the entire system. Security Requirements are mainly It focuses on the Remote User Interface. Implementation of each requirement can be checked through “Progress”.</w:t>
      </w:r>
    </w:p>
    <w:p w:rsidR="00000000" w:rsidDel="00000000" w:rsidP="00000000" w:rsidRDefault="00000000" w:rsidRPr="00000000" w14:paraId="000002BA">
      <w:pPr>
        <w:rPr/>
      </w:pPr>
      <w:r w:rsidDel="00000000" w:rsidR="00000000" w:rsidRPr="00000000">
        <w:rPr>
          <w:rtl w:val="0"/>
        </w:rPr>
      </w:r>
    </w:p>
    <w:tbl>
      <w:tblPr>
        <w:tblStyle w:val="Table5"/>
        <w:tblW w:w="95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735"/>
        <w:gridCol w:w="1470"/>
        <w:gridCol w:w="795"/>
        <w:gridCol w:w="3450"/>
        <w:gridCol w:w="735"/>
        <w:gridCol w:w="1455"/>
        <w:tblGridChange w:id="0">
          <w:tblGrid>
            <w:gridCol w:w="930"/>
            <w:gridCol w:w="735"/>
            <w:gridCol w:w="1470"/>
            <w:gridCol w:w="795"/>
            <w:gridCol w:w="3450"/>
            <w:gridCol w:w="735"/>
            <w:gridCol w:w="1455"/>
          </w:tblGrid>
        </w:tblGridChange>
      </w:tblGrid>
      <w:tr>
        <w:trPr>
          <w:cantSplit w:val="0"/>
          <w:tblHeader w:val="0"/>
        </w:trPr>
        <w:tc>
          <w:tcPr>
            <w:shd w:fill="d9ead3" w:val="clear"/>
            <w:tcMar>
              <w:top w:w="100.0" w:type="dxa"/>
              <w:left w:w="100.0" w:type="dxa"/>
              <w:bottom w:w="100.0" w:type="dxa"/>
              <w:right w:w="100.0" w:type="dxa"/>
            </w:tcMar>
            <w:vAlign w:val="center"/>
          </w:tcPr>
          <w:p w:rsidR="00000000" w:rsidDel="00000000" w:rsidP="00000000" w:rsidRDefault="00000000" w:rsidRPr="00000000" w14:paraId="000002BB">
            <w:pPr>
              <w:jc w:val="center"/>
              <w:rPr/>
            </w:pPr>
            <w:r w:rsidDel="00000000" w:rsidR="00000000" w:rsidRPr="00000000">
              <w:rPr>
                <w:rtl w:val="0"/>
              </w:rPr>
              <w:t xml:space="preserve">Functional Area</w:t>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2BC">
            <w:pPr>
              <w:jc w:val="center"/>
              <w:rPr/>
            </w:pPr>
            <w:r w:rsidDel="00000000" w:rsidR="00000000" w:rsidRPr="00000000">
              <w:rPr>
                <w:rtl w:val="0"/>
              </w:rPr>
              <w:t xml:space="preserve">Requirement ID</w:t>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2BD">
            <w:pPr>
              <w:jc w:val="center"/>
              <w:rPr/>
            </w:pPr>
            <w:r w:rsidDel="00000000" w:rsidR="00000000" w:rsidRPr="00000000">
              <w:rPr>
                <w:rtl w:val="0"/>
              </w:rPr>
              <w:t xml:space="preserve">Primary Requirement</w:t>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2BE">
            <w:pPr>
              <w:jc w:val="center"/>
              <w:rPr/>
            </w:pPr>
            <w:r w:rsidDel="00000000" w:rsidR="00000000" w:rsidRPr="00000000">
              <w:rPr>
                <w:rtl w:val="0"/>
              </w:rPr>
              <w:t xml:space="preserve">Sub-Feature ID</w:t>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2BF">
            <w:pPr>
              <w:jc w:val="center"/>
              <w:rPr/>
            </w:pPr>
            <w:r w:rsidDel="00000000" w:rsidR="00000000" w:rsidRPr="00000000">
              <w:rPr>
                <w:rtl w:val="0"/>
              </w:rPr>
              <w:t xml:space="preserve">Feature Description</w:t>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2C0">
            <w:pPr>
              <w:jc w:val="center"/>
              <w:rPr/>
            </w:pPr>
            <w:r w:rsidDel="00000000" w:rsidR="00000000" w:rsidRPr="00000000">
              <w:rPr>
                <w:rtl w:val="0"/>
              </w:rPr>
              <w:t xml:space="preserve">Progress</w:t>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2C1">
            <w:pPr>
              <w:jc w:val="center"/>
              <w:rPr/>
            </w:pPr>
            <w:r w:rsidDel="00000000" w:rsidR="00000000" w:rsidRPr="00000000">
              <w:rPr>
                <w:rtl w:val="0"/>
              </w:rPr>
              <w:t xml:space="preserve">Comments</w:t>
            </w:r>
          </w:p>
        </w:tc>
      </w:tr>
      <w:tr>
        <w:trPr>
          <w:cantSplit w:val="0"/>
          <w:trHeight w:val="420" w:hRule="atLeast"/>
          <w:tblHeader w:val="0"/>
        </w:trPr>
        <w:tc>
          <w:tcPr>
            <w:vMerge w:val="restart"/>
            <w:shd w:fill="f3f3f3" w:val="clear"/>
            <w:tcMar>
              <w:top w:w="100.0" w:type="dxa"/>
              <w:left w:w="100.0" w:type="dxa"/>
              <w:bottom w:w="100.0" w:type="dxa"/>
              <w:right w:w="100.0" w:type="dxa"/>
            </w:tcMar>
            <w:vAlign w:val="center"/>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Remote User Interface </w:t>
            </w:r>
            <w:r w:rsidDel="00000000" w:rsidR="00000000" w:rsidRPr="00000000">
              <w:rPr>
                <w:rtl w:val="0"/>
              </w:rPr>
            </w:r>
          </w:p>
        </w:tc>
        <w:tc>
          <w:tcPr>
            <w:vMerge w:val="restart"/>
            <w:shd w:fill="f3f3f3" w:val="clear"/>
            <w:tcMar>
              <w:top w:w="100.0" w:type="dxa"/>
              <w:left w:w="100.0" w:type="dxa"/>
              <w:bottom w:w="100.0" w:type="dxa"/>
              <w:right w:w="100.0" w:type="dxa"/>
            </w:tcMar>
            <w:vAlign w:val="center"/>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SR 1</w:t>
            </w:r>
          </w:p>
        </w:tc>
        <w:tc>
          <w:tcPr>
            <w:vMerge w:val="restart"/>
            <w:shd w:fill="f3f3f3" w:val="clear"/>
            <w:tcMar>
              <w:top w:w="100.0" w:type="dxa"/>
              <w:left w:w="100.0" w:type="dxa"/>
              <w:bottom w:w="100.0" w:type="dxa"/>
              <w:right w:w="100.0" w:type="dxa"/>
            </w:tcMar>
            <w:vAlign w:val="center"/>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Set up a username and password for the Remote User Interface.</w:t>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SR 1a</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Ensure the password is secure, minimum of 10 characters, includes numbers and symbols.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rPr/>
            </w:pPr>
            <w:r w:rsidDel="00000000" w:rsidR="00000000" w:rsidRPr="00000000">
              <w:rPr>
                <w:rtl w:val="0"/>
              </w:rPr>
              <w:t xml:space="preserve">Self-implementation completed</w:t>
            </w:r>
          </w:p>
        </w:tc>
      </w:tr>
      <w:tr>
        <w:trPr>
          <w:cantSplit w:val="0"/>
          <w:trHeight w:val="420" w:hRule="atLeast"/>
          <w:tblHeader w:val="0"/>
        </w:trPr>
        <w:tc>
          <w:tcPr>
            <w:vMerge w:val="continue"/>
            <w:shd w:fill="f3f3f3" w:val="clear"/>
            <w:tcMar>
              <w:top w:w="100.0" w:type="dxa"/>
              <w:left w:w="100.0" w:type="dxa"/>
              <w:bottom w:w="100.0" w:type="dxa"/>
              <w:right w:w="100.0" w:type="dxa"/>
            </w:tcMar>
            <w:vAlign w:val="center"/>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f3f3f3" w:val="clear"/>
            <w:tcMar>
              <w:top w:w="100.0" w:type="dxa"/>
              <w:left w:w="100.0" w:type="dxa"/>
              <w:bottom w:w="100.0" w:type="dxa"/>
              <w:right w:w="100.0" w:type="dxa"/>
            </w:tcMar>
            <w:vAlign w:val="center"/>
          </w:tcPr>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f3f3f3" w:val="clear"/>
            <w:tcMar>
              <w:top w:w="100.0" w:type="dxa"/>
              <w:left w:w="100.0" w:type="dxa"/>
              <w:bottom w:w="100.0" w:type="dxa"/>
              <w:right w:w="100.0" w:type="dxa"/>
            </w:tcMar>
            <w:vAlign w:val="center"/>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SR 1b</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Ensure the username is unique and does not conflict with another username.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rPr/>
            </w:pPr>
            <w:r w:rsidDel="00000000" w:rsidR="00000000" w:rsidRPr="00000000">
              <w:rPr>
                <w:rtl w:val="0"/>
              </w:rPr>
              <w:t xml:space="preserve">Self-implementation completed</w:t>
            </w:r>
          </w:p>
        </w:tc>
      </w:tr>
      <w:tr>
        <w:trPr>
          <w:cantSplit w:val="0"/>
          <w:trHeight w:val="420" w:hRule="atLeast"/>
          <w:tblHeader w:val="0"/>
        </w:trPr>
        <w:tc>
          <w:tcPr>
            <w:vMerge w:val="continue"/>
            <w:shd w:fill="f3f3f3" w:val="clear"/>
            <w:tcMar>
              <w:top w:w="100.0" w:type="dxa"/>
              <w:left w:w="100.0" w:type="dxa"/>
              <w:bottom w:w="100.0" w:type="dxa"/>
              <w:right w:w="100.0" w:type="dxa"/>
            </w:tcMar>
            <w:vAlign w:val="center"/>
          </w:tcPr>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f3f3f3" w:val="clear"/>
            <w:tcMar>
              <w:top w:w="100.0" w:type="dxa"/>
              <w:left w:w="100.0" w:type="dxa"/>
              <w:bottom w:w="100.0" w:type="dxa"/>
              <w:right w:w="100.0" w:type="dxa"/>
            </w:tcMar>
            <w:vAlign w:val="center"/>
          </w:tcPr>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f3f3f3" w:val="clear"/>
            <w:tcMar>
              <w:top w:w="100.0" w:type="dxa"/>
              <w:left w:w="100.0" w:type="dxa"/>
              <w:bottom w:w="100.0" w:type="dxa"/>
              <w:right w:w="100.0" w:type="dxa"/>
            </w:tcMar>
            <w:vAlign w:val="center"/>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SR 1c</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Force administrators to reset all passwords periodically (at least once a month).</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rPr/>
            </w:pPr>
            <w:r w:rsidDel="00000000" w:rsidR="00000000" w:rsidRPr="00000000">
              <w:rPr>
                <w:rtl w:val="0"/>
              </w:rPr>
              <w:t xml:space="preserve">Self-implementation completed</w:t>
            </w:r>
          </w:p>
        </w:tc>
      </w:tr>
      <w:tr>
        <w:trPr>
          <w:cantSplit w:val="0"/>
          <w:trHeight w:val="420" w:hRule="atLeast"/>
          <w:tblHeader w:val="0"/>
        </w:trPr>
        <w:tc>
          <w:tcPr>
            <w:vMerge w:val="continue"/>
            <w:shd w:fill="f3f3f3" w:val="clear"/>
            <w:tcMar>
              <w:top w:w="100.0" w:type="dxa"/>
              <w:left w:w="100.0" w:type="dxa"/>
              <w:bottom w:w="100.0" w:type="dxa"/>
              <w:right w:w="100.0" w:type="dxa"/>
            </w:tcMar>
            <w:vAlign w:val="center"/>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f3f3f3" w:val="clear"/>
            <w:tcMar>
              <w:top w:w="100.0" w:type="dxa"/>
              <w:left w:w="100.0" w:type="dxa"/>
              <w:bottom w:w="100.0" w:type="dxa"/>
              <w:right w:w="100.0" w:type="dxa"/>
            </w:tcMar>
            <w:vAlign w:val="center"/>
          </w:tcPr>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f3f3f3" w:val="clear"/>
            <w:tcMar>
              <w:top w:w="100.0" w:type="dxa"/>
              <w:left w:w="100.0" w:type="dxa"/>
              <w:bottom w:w="100.0" w:type="dxa"/>
              <w:right w:w="100.0" w:type="dxa"/>
            </w:tcMar>
            <w:vAlign w:val="center"/>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SR 1d</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Lock the account for one hour if the incorrect password is entered more than three times.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rPr/>
            </w:pPr>
            <w:r w:rsidDel="00000000" w:rsidR="00000000" w:rsidRPr="00000000">
              <w:rPr>
                <w:rtl w:val="0"/>
              </w:rPr>
              <w:t xml:space="preserve">Self-implementation completed</w:t>
            </w:r>
          </w:p>
        </w:tc>
      </w:tr>
      <w:tr>
        <w:trPr>
          <w:cantSplit w:val="0"/>
          <w:trHeight w:val="420" w:hRule="atLeast"/>
          <w:tblHeader w:val="0"/>
        </w:trPr>
        <w:tc>
          <w:tcPr>
            <w:vMerge w:val="continue"/>
            <w:shd w:fill="f3f3f3" w:val="clear"/>
            <w:tcMar>
              <w:top w:w="100.0" w:type="dxa"/>
              <w:left w:w="100.0" w:type="dxa"/>
              <w:bottom w:w="100.0" w:type="dxa"/>
              <w:right w:w="100.0" w:type="dxa"/>
            </w:tcMar>
            <w:vAlign w:val="center"/>
          </w:tcPr>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f3f3f3" w:val="clear"/>
            <w:tcMar>
              <w:top w:w="100.0" w:type="dxa"/>
              <w:left w:w="100.0" w:type="dxa"/>
              <w:bottom w:w="100.0" w:type="dxa"/>
              <w:right w:w="100.0" w:type="dxa"/>
            </w:tcMar>
            <w:vAlign w:val="center"/>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f3f3f3" w:val="clear"/>
            <w:tcMar>
              <w:top w:w="100.0" w:type="dxa"/>
              <w:left w:w="100.0" w:type="dxa"/>
              <w:bottom w:w="100.0" w:type="dxa"/>
              <w:right w:w="100.0" w:type="dxa"/>
            </w:tcMar>
            <w:vAlign w:val="center"/>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SR 1e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Provide administrators the ability to recover or change passwords.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40" w:lineRule="auto"/>
              <w:rPr/>
            </w:pPr>
            <w:r w:rsidDel="00000000" w:rsidR="00000000" w:rsidRPr="00000000">
              <w:rPr>
                <w:rtl w:val="0"/>
              </w:rPr>
              <w:t xml:space="preserve">Self-implementation completed</w:t>
            </w:r>
          </w:p>
        </w:tc>
      </w:tr>
      <w:tr>
        <w:trPr>
          <w:cantSplit w:val="0"/>
          <w:trHeight w:val="420" w:hRule="atLeast"/>
          <w:tblHeader w:val="0"/>
        </w:trPr>
        <w:tc>
          <w:tcPr>
            <w:vMerge w:val="continue"/>
            <w:shd w:fill="f3f3f3" w:val="clear"/>
            <w:tcMar>
              <w:top w:w="100.0" w:type="dxa"/>
              <w:left w:w="100.0" w:type="dxa"/>
              <w:bottom w:w="100.0" w:type="dxa"/>
              <w:right w:w="100.0" w:type="dxa"/>
            </w:tcMar>
            <w:vAlign w:val="center"/>
          </w:tcPr>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vMerge w:val="restart"/>
            <w:shd w:fill="f3f3f3" w:val="clear"/>
            <w:tcMar>
              <w:top w:w="100.0" w:type="dxa"/>
              <w:left w:w="100.0" w:type="dxa"/>
              <w:bottom w:w="100.0" w:type="dxa"/>
              <w:right w:w="100.0" w:type="dxa"/>
            </w:tcMar>
            <w:vAlign w:val="center"/>
          </w:tcPr>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SR 2</w:t>
            </w:r>
          </w:p>
        </w:tc>
        <w:tc>
          <w:tcPr>
            <w:vMerge w:val="restart"/>
            <w:shd w:fill="f3f3f3" w:val="clear"/>
            <w:tcMar>
              <w:top w:w="100.0" w:type="dxa"/>
              <w:left w:w="100.0" w:type="dxa"/>
              <w:bottom w:w="100.0" w:type="dxa"/>
              <w:right w:w="100.0" w:type="dxa"/>
            </w:tcMar>
            <w:vAlign w:val="center"/>
          </w:tcPr>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Initiate a TCP server-client connection with the robot.</w:t>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SR 2a</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Connection allows commands to be given to the robot.</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center"/>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f3f3f3" w:val="clear"/>
            <w:tcMar>
              <w:top w:w="100.0" w:type="dxa"/>
              <w:left w:w="100.0" w:type="dxa"/>
              <w:bottom w:w="100.0" w:type="dxa"/>
              <w:right w:w="100.0" w:type="dxa"/>
            </w:tcMar>
            <w:vAlign w:val="center"/>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f3f3f3" w:val="clear"/>
            <w:tcMar>
              <w:top w:w="100.0" w:type="dxa"/>
              <w:left w:w="100.0" w:type="dxa"/>
              <w:bottom w:w="100.0" w:type="dxa"/>
              <w:right w:w="100.0" w:type="dxa"/>
            </w:tcMar>
            <w:vAlign w:val="center"/>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SR 2b</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Connection allows information to be received from the robot.</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center"/>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f3f3f3" w:val="clear"/>
            <w:tcMar>
              <w:top w:w="100.0" w:type="dxa"/>
              <w:left w:w="100.0" w:type="dxa"/>
              <w:bottom w:w="100.0" w:type="dxa"/>
              <w:right w:w="100.0" w:type="dxa"/>
            </w:tcMar>
            <w:vAlign w:val="center"/>
          </w:tcPr>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f3f3f3" w:val="clear"/>
            <w:tcMar>
              <w:top w:w="100.0" w:type="dxa"/>
              <w:left w:w="100.0" w:type="dxa"/>
              <w:bottom w:w="100.0" w:type="dxa"/>
              <w:right w:w="100.0" w:type="dxa"/>
            </w:tcMar>
            <w:vAlign w:val="center"/>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SR 2c</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Connection allows modification of network settings on the Raspberry Pi and its credentials.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center"/>
          </w:tcPr>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vMerge w:val="restart"/>
            <w:shd w:fill="f3f3f3" w:val="clear"/>
            <w:tcMar>
              <w:top w:w="100.0" w:type="dxa"/>
              <w:left w:w="100.0" w:type="dxa"/>
              <w:bottom w:w="100.0" w:type="dxa"/>
              <w:right w:w="100.0" w:type="dxa"/>
            </w:tcMar>
            <w:vAlign w:val="center"/>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SR 3</w:t>
            </w:r>
          </w:p>
        </w:tc>
        <w:tc>
          <w:tcPr>
            <w:vMerge w:val="restart"/>
            <w:shd w:fill="f3f3f3" w:val="clear"/>
            <w:tcMar>
              <w:top w:w="100.0" w:type="dxa"/>
              <w:left w:w="100.0" w:type="dxa"/>
              <w:bottom w:w="100.0" w:type="dxa"/>
              <w:right w:w="100.0" w:type="dxa"/>
            </w:tcMar>
            <w:vAlign w:val="center"/>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Provide a graphical user interface with comprehensive functionalities.</w:t>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SR 3a</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Buttons/Text input for login.</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rPr/>
            </w:pPr>
            <w:r w:rsidDel="00000000" w:rsidR="00000000" w:rsidRPr="00000000">
              <w:rPr>
                <w:rtl w:val="0"/>
              </w:rPr>
              <w:t xml:space="preserve">Self-implementation completed</w:t>
            </w:r>
          </w:p>
        </w:tc>
      </w:tr>
      <w:tr>
        <w:trPr>
          <w:cantSplit w:val="0"/>
          <w:trHeight w:val="420" w:hRule="atLeast"/>
          <w:tblHeader w:val="0"/>
        </w:trPr>
        <w:tc>
          <w:tcPr>
            <w:vMerge w:val="continue"/>
            <w:shd w:fill="f3f3f3" w:val="clear"/>
            <w:tcMar>
              <w:top w:w="100.0" w:type="dxa"/>
              <w:left w:w="100.0" w:type="dxa"/>
              <w:bottom w:w="100.0" w:type="dxa"/>
              <w:right w:w="100.0" w:type="dxa"/>
            </w:tcMar>
            <w:vAlign w:val="center"/>
          </w:tcPr>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f3f3f3" w:val="clear"/>
            <w:tcMar>
              <w:top w:w="100.0" w:type="dxa"/>
              <w:left w:w="100.0" w:type="dxa"/>
              <w:bottom w:w="100.0" w:type="dxa"/>
              <w:right w:w="100.0" w:type="dxa"/>
            </w:tcMar>
            <w:vAlign w:val="center"/>
          </w:tcPr>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f3f3f3" w:val="clear"/>
            <w:tcMar>
              <w:top w:w="100.0" w:type="dxa"/>
              <w:left w:w="100.0" w:type="dxa"/>
              <w:bottom w:w="100.0" w:type="dxa"/>
              <w:right w:w="100.0" w:type="dxa"/>
            </w:tcMar>
            <w:vAlign w:val="center"/>
          </w:tcPr>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304">
            <w:pPr>
              <w:widowControl w:val="0"/>
              <w:spacing w:line="240" w:lineRule="auto"/>
              <w:jc w:val="center"/>
              <w:rPr/>
            </w:pPr>
            <w:r w:rsidDel="00000000" w:rsidR="00000000" w:rsidRPr="00000000">
              <w:rPr>
                <w:rtl w:val="0"/>
              </w:rPr>
              <w:t xml:space="preserve">SR 3b</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Buttons/Text input to connect the robot via a wireless network.</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center"/>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f3f3f3" w:val="clear"/>
            <w:tcMar>
              <w:top w:w="100.0" w:type="dxa"/>
              <w:left w:w="100.0" w:type="dxa"/>
              <w:bottom w:w="100.0" w:type="dxa"/>
              <w:right w:w="100.0" w:type="dxa"/>
            </w:tcMar>
            <w:vAlign w:val="center"/>
          </w:tcPr>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f3f3f3" w:val="clear"/>
            <w:tcMar>
              <w:top w:w="100.0" w:type="dxa"/>
              <w:left w:w="100.0" w:type="dxa"/>
              <w:bottom w:w="100.0" w:type="dxa"/>
              <w:right w:w="100.0" w:type="dxa"/>
            </w:tcMar>
            <w:vAlign w:val="center"/>
          </w:tcPr>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30B">
            <w:pPr>
              <w:widowControl w:val="0"/>
              <w:spacing w:line="240" w:lineRule="auto"/>
              <w:jc w:val="center"/>
              <w:rPr/>
            </w:pPr>
            <w:r w:rsidDel="00000000" w:rsidR="00000000" w:rsidRPr="00000000">
              <w:rPr>
                <w:rtl w:val="0"/>
              </w:rPr>
              <w:t xml:space="preserve">SR 3c</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Window to display the camera feed from the barbette system.</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center"/>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f3f3f3" w:val="clear"/>
            <w:tcMar>
              <w:top w:w="100.0" w:type="dxa"/>
              <w:left w:w="100.0" w:type="dxa"/>
              <w:bottom w:w="100.0" w:type="dxa"/>
              <w:right w:w="100.0" w:type="dxa"/>
            </w:tcMar>
            <w:vAlign w:val="center"/>
          </w:tcPr>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f3f3f3" w:val="clear"/>
            <w:tcMar>
              <w:top w:w="100.0" w:type="dxa"/>
              <w:left w:w="100.0" w:type="dxa"/>
              <w:bottom w:w="100.0" w:type="dxa"/>
              <w:right w:w="100.0" w:type="dxa"/>
            </w:tcMar>
            <w:vAlign w:val="center"/>
          </w:tcPr>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312">
            <w:pPr>
              <w:widowControl w:val="0"/>
              <w:spacing w:line="240" w:lineRule="auto"/>
              <w:jc w:val="center"/>
              <w:rPr/>
            </w:pPr>
            <w:r w:rsidDel="00000000" w:rsidR="00000000" w:rsidRPr="00000000">
              <w:rPr>
                <w:rtl w:val="0"/>
              </w:rPr>
              <w:t xml:space="preserve">SR 3d</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Buttons to toggle between system modes.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center"/>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f3f3f3" w:val="clear"/>
            <w:tcMar>
              <w:top w:w="100.0" w:type="dxa"/>
              <w:left w:w="100.0" w:type="dxa"/>
              <w:bottom w:w="100.0" w:type="dxa"/>
              <w:right w:w="100.0" w:type="dxa"/>
            </w:tcMar>
            <w:vAlign w:val="center"/>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f3f3f3" w:val="clear"/>
            <w:tcMar>
              <w:top w:w="100.0" w:type="dxa"/>
              <w:left w:w="100.0" w:type="dxa"/>
              <w:bottom w:w="100.0" w:type="dxa"/>
              <w:right w:w="100.0" w:type="dxa"/>
            </w:tcMar>
            <w:vAlign w:val="center"/>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319">
            <w:pPr>
              <w:widowControl w:val="0"/>
              <w:spacing w:line="240" w:lineRule="auto"/>
              <w:jc w:val="center"/>
              <w:rPr/>
            </w:pPr>
            <w:r w:rsidDel="00000000" w:rsidR="00000000" w:rsidRPr="00000000">
              <w:rPr>
                <w:rtl w:val="0"/>
              </w:rPr>
              <w:t xml:space="preserve">SR 3e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Buttons to toggle laser on and off.</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center"/>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f3f3f3" w:val="clear"/>
            <w:tcMar>
              <w:top w:w="100.0" w:type="dxa"/>
              <w:left w:w="100.0" w:type="dxa"/>
              <w:bottom w:w="100.0" w:type="dxa"/>
              <w:right w:w="100.0" w:type="dxa"/>
            </w:tcMar>
            <w:vAlign w:val="center"/>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f3f3f3" w:val="clear"/>
            <w:tcMar>
              <w:top w:w="100.0" w:type="dxa"/>
              <w:left w:w="100.0" w:type="dxa"/>
              <w:bottom w:w="100.0" w:type="dxa"/>
              <w:right w:w="100.0" w:type="dxa"/>
            </w:tcMar>
            <w:vAlign w:val="center"/>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320">
            <w:pPr>
              <w:widowControl w:val="0"/>
              <w:spacing w:line="240" w:lineRule="auto"/>
              <w:jc w:val="center"/>
              <w:rPr/>
            </w:pPr>
            <w:r w:rsidDel="00000000" w:rsidR="00000000" w:rsidRPr="00000000">
              <w:rPr>
                <w:rtl w:val="0"/>
              </w:rPr>
              <w:t xml:space="preserve">SR </w:t>
            </w:r>
          </w:p>
          <w:p w:rsidR="00000000" w:rsidDel="00000000" w:rsidP="00000000" w:rsidRDefault="00000000" w:rsidRPr="00000000" w14:paraId="00000321">
            <w:pPr>
              <w:widowControl w:val="0"/>
              <w:spacing w:line="240" w:lineRule="auto"/>
              <w:jc w:val="center"/>
              <w:rPr/>
            </w:pPr>
            <w:r w:rsidDel="00000000" w:rsidR="00000000" w:rsidRPr="00000000">
              <w:rPr>
                <w:rtl w:val="0"/>
              </w:rPr>
              <w:t xml:space="preserve">3f</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Buttons to toggle camera feed on and off (Bonus feature).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240" w:lineRule="auto"/>
              <w:rPr/>
            </w:pPr>
            <w:r w:rsidDel="00000000" w:rsidR="00000000" w:rsidRPr="00000000">
              <w:rPr>
                <w:rtl w:val="0"/>
              </w:rPr>
              <w:t xml:space="preserve">Self-implementation completed</w:t>
            </w:r>
          </w:p>
        </w:tc>
      </w:tr>
      <w:tr>
        <w:trPr>
          <w:cantSplit w:val="0"/>
          <w:trHeight w:val="420" w:hRule="atLeast"/>
          <w:tblHeader w:val="0"/>
        </w:trPr>
        <w:tc>
          <w:tcPr>
            <w:vMerge w:val="continue"/>
            <w:shd w:fill="f3f3f3" w:val="clear"/>
            <w:tcMar>
              <w:top w:w="100.0" w:type="dxa"/>
              <w:left w:w="100.0" w:type="dxa"/>
              <w:bottom w:w="100.0" w:type="dxa"/>
              <w:right w:w="100.0" w:type="dxa"/>
            </w:tcMar>
            <w:vAlign w:val="center"/>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f3f3f3" w:val="clear"/>
            <w:tcMar>
              <w:top w:w="100.0" w:type="dxa"/>
              <w:left w:w="100.0" w:type="dxa"/>
              <w:bottom w:w="100.0" w:type="dxa"/>
              <w:right w:w="100.0" w:type="dxa"/>
            </w:tcMar>
            <w:vAlign w:val="center"/>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f3f3f3" w:val="clear"/>
            <w:tcMar>
              <w:top w:w="100.0" w:type="dxa"/>
              <w:left w:w="100.0" w:type="dxa"/>
              <w:bottom w:w="100.0" w:type="dxa"/>
              <w:right w:w="100.0" w:type="dxa"/>
            </w:tcMar>
            <w:vAlign w:val="center"/>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328">
            <w:pPr>
              <w:widowControl w:val="0"/>
              <w:spacing w:line="240" w:lineRule="auto"/>
              <w:jc w:val="center"/>
              <w:rPr/>
            </w:pPr>
            <w:r w:rsidDel="00000000" w:rsidR="00000000" w:rsidRPr="00000000">
              <w:rPr>
                <w:rtl w:val="0"/>
              </w:rPr>
              <w:t xml:space="preserve">SR 3g</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Text display of the robot’s current actions (e.g., searching for a target).</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center"/>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f3f3f3" w:val="clear"/>
            <w:tcMar>
              <w:top w:w="100.0" w:type="dxa"/>
              <w:left w:w="100.0" w:type="dxa"/>
              <w:bottom w:w="100.0" w:type="dxa"/>
              <w:right w:w="100.0" w:type="dxa"/>
            </w:tcMar>
            <w:vAlign w:val="center"/>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f3f3f3" w:val="clear"/>
            <w:tcMar>
              <w:top w:w="100.0" w:type="dxa"/>
              <w:left w:w="100.0" w:type="dxa"/>
              <w:bottom w:w="100.0" w:type="dxa"/>
              <w:right w:w="100.0" w:type="dxa"/>
            </w:tcMar>
            <w:vAlign w:val="center"/>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32F">
            <w:pPr>
              <w:widowControl w:val="0"/>
              <w:spacing w:line="240" w:lineRule="auto"/>
              <w:jc w:val="center"/>
              <w:rPr/>
            </w:pPr>
            <w:r w:rsidDel="00000000" w:rsidR="00000000" w:rsidRPr="00000000">
              <w:rPr>
                <w:rtl w:val="0"/>
              </w:rPr>
              <w:t xml:space="preserve">SR 3h</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Text display if an unsafe condition is present.</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center"/>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f3f3f3" w:val="clear"/>
            <w:tcMar>
              <w:top w:w="100.0" w:type="dxa"/>
              <w:left w:w="100.0" w:type="dxa"/>
              <w:bottom w:w="100.0" w:type="dxa"/>
              <w:right w:w="100.0" w:type="dxa"/>
            </w:tcMar>
            <w:vAlign w:val="center"/>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f3f3f3" w:val="clear"/>
            <w:tcMar>
              <w:top w:w="100.0" w:type="dxa"/>
              <w:left w:w="100.0" w:type="dxa"/>
              <w:bottom w:w="100.0" w:type="dxa"/>
              <w:right w:w="100.0" w:type="dxa"/>
            </w:tcMar>
            <w:vAlign w:val="center"/>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336">
            <w:pPr>
              <w:widowControl w:val="0"/>
              <w:spacing w:line="240" w:lineRule="auto"/>
              <w:jc w:val="center"/>
              <w:rPr/>
            </w:pPr>
            <w:r w:rsidDel="00000000" w:rsidR="00000000" w:rsidRPr="00000000">
              <w:rPr>
                <w:rtl w:val="0"/>
              </w:rPr>
              <w:t xml:space="preserve">SR 3i</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Text display if a fault condition is present.</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center"/>
          </w:tcPr>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f3f3f3" w:val="clear"/>
            <w:tcMar>
              <w:top w:w="100.0" w:type="dxa"/>
              <w:left w:w="100.0" w:type="dxa"/>
              <w:bottom w:w="100.0" w:type="dxa"/>
              <w:right w:w="100.0" w:type="dxa"/>
            </w:tcMar>
            <w:vAlign w:val="center"/>
          </w:tcPr>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f3f3f3" w:val="clear"/>
            <w:tcMar>
              <w:top w:w="100.0" w:type="dxa"/>
              <w:left w:w="100.0" w:type="dxa"/>
              <w:bottom w:w="100.0" w:type="dxa"/>
              <w:right w:w="100.0" w:type="dxa"/>
            </w:tcMar>
            <w:vAlign w:val="center"/>
          </w:tcPr>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33D">
            <w:pPr>
              <w:widowControl w:val="0"/>
              <w:spacing w:line="240" w:lineRule="auto"/>
              <w:jc w:val="center"/>
              <w:rPr/>
            </w:pPr>
            <w:r w:rsidDel="00000000" w:rsidR="00000000" w:rsidRPr="00000000">
              <w:rPr>
                <w:rtl w:val="0"/>
              </w:rPr>
              <w:t xml:space="preserve">SR 3j</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Text display if a network connection is lost.</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3F">
            <w:pPr>
              <w:widowControl w:val="0"/>
              <w:spacing w:line="240" w:lineRule="auto"/>
              <w:jc w:val="center"/>
              <w:rPr/>
            </w:pPr>
            <w:r w:rsidDel="00000000" w:rsidR="00000000" w:rsidRPr="00000000">
              <w:rPr>
                <w:rtl w:val="0"/>
              </w:rPr>
              <w:t xml:space="preserve">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40">
            <w:pPr>
              <w:widowControl w:val="0"/>
              <w:spacing w:line="240" w:lineRule="auto"/>
              <w:rPr/>
            </w:pPr>
            <w:r w:rsidDel="00000000" w:rsidR="00000000" w:rsidRPr="00000000">
              <w:rPr>
                <w:rtl w:val="0"/>
              </w:rPr>
              <w:t xml:space="preserve">Self-implementation completed</w:t>
            </w:r>
          </w:p>
        </w:tc>
      </w:tr>
      <w:tr>
        <w:trPr>
          <w:cantSplit w:val="0"/>
          <w:trHeight w:val="420" w:hRule="atLeast"/>
          <w:tblHeader w:val="0"/>
        </w:trPr>
        <w:tc>
          <w:tcPr>
            <w:vMerge w:val="continue"/>
            <w:shd w:fill="f3f3f3" w:val="clear"/>
            <w:tcMar>
              <w:top w:w="100.0" w:type="dxa"/>
              <w:left w:w="100.0" w:type="dxa"/>
              <w:bottom w:w="100.0" w:type="dxa"/>
              <w:right w:w="100.0" w:type="dxa"/>
            </w:tcMar>
            <w:vAlign w:val="center"/>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f3f3f3" w:val="clear"/>
            <w:tcMar>
              <w:top w:w="100.0" w:type="dxa"/>
              <w:left w:w="100.0" w:type="dxa"/>
              <w:bottom w:w="100.0" w:type="dxa"/>
              <w:right w:w="100.0" w:type="dxa"/>
            </w:tcMar>
            <w:vAlign w:val="center"/>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f3f3f3" w:val="clear"/>
            <w:tcMar>
              <w:top w:w="100.0" w:type="dxa"/>
              <w:left w:w="100.0" w:type="dxa"/>
              <w:bottom w:w="100.0" w:type="dxa"/>
              <w:right w:w="100.0" w:type="dxa"/>
            </w:tcMar>
            <w:vAlign w:val="center"/>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344">
            <w:pPr>
              <w:widowControl w:val="0"/>
              <w:spacing w:line="240" w:lineRule="auto"/>
              <w:jc w:val="center"/>
              <w:rPr/>
            </w:pPr>
            <w:r w:rsidDel="00000000" w:rsidR="00000000" w:rsidRPr="00000000">
              <w:rPr>
                <w:rtl w:val="0"/>
              </w:rPr>
              <w:t xml:space="preserve">SR 3k</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Text display if the connection with the robot is lost.</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Arial Unicode MS" w:cs="Arial Unicode MS" w:eastAsia="Arial Unicode MS" w:hAnsi="Arial Unicode MS"/>
                <w:rtl w:val="0"/>
              </w:rPr>
              <w:t xml:space="preserve">확인필요</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center"/>
          </w:tcPr>
          <w:p w:rsidR="00000000" w:rsidDel="00000000" w:rsidP="00000000" w:rsidRDefault="00000000" w:rsidRPr="00000000" w14:paraId="00000348">
            <w:pPr>
              <w:widowControl w:val="0"/>
              <w:spacing w:after="0" w:before="0" w:line="240" w:lineRule="auto"/>
              <w:ind w:left="0" w:firstLine="0"/>
              <w:jc w:val="center"/>
              <w:rPr/>
            </w:pPr>
            <w:r w:rsidDel="00000000" w:rsidR="00000000" w:rsidRPr="00000000">
              <w:rPr>
                <w:rtl w:val="0"/>
              </w:rPr>
            </w:r>
          </w:p>
        </w:tc>
        <w:tc>
          <w:tcPr>
            <w:vMerge w:val="restart"/>
            <w:shd w:fill="f3f3f3" w:val="clear"/>
            <w:tcMar>
              <w:top w:w="100.0" w:type="dxa"/>
              <w:left w:w="100.0" w:type="dxa"/>
              <w:bottom w:w="100.0" w:type="dxa"/>
              <w:right w:w="100.0" w:type="dxa"/>
            </w:tcMar>
            <w:vAlign w:val="center"/>
          </w:tcPr>
          <w:p w:rsidR="00000000" w:rsidDel="00000000" w:rsidP="00000000" w:rsidRDefault="00000000" w:rsidRPr="00000000" w14:paraId="00000349">
            <w:pPr>
              <w:widowControl w:val="0"/>
              <w:spacing w:line="240" w:lineRule="auto"/>
              <w:jc w:val="center"/>
              <w:rPr/>
            </w:pPr>
            <w:r w:rsidDel="00000000" w:rsidR="00000000" w:rsidRPr="00000000">
              <w:rPr>
                <w:rtl w:val="0"/>
              </w:rPr>
            </w:r>
          </w:p>
          <w:p w:rsidR="00000000" w:rsidDel="00000000" w:rsidP="00000000" w:rsidRDefault="00000000" w:rsidRPr="00000000" w14:paraId="0000034A">
            <w:pPr>
              <w:widowControl w:val="0"/>
              <w:spacing w:line="240" w:lineRule="auto"/>
              <w:jc w:val="center"/>
              <w:rPr/>
            </w:pPr>
            <w:r w:rsidDel="00000000" w:rsidR="00000000" w:rsidRPr="00000000">
              <w:rPr>
                <w:rtl w:val="0"/>
              </w:rPr>
              <w:t xml:space="preserve">SR4</w:t>
            </w:r>
          </w:p>
        </w:tc>
        <w:tc>
          <w:tcPr>
            <w:vMerge w:val="restart"/>
            <w:shd w:fill="f3f3f3" w:val="clear"/>
            <w:tcMar>
              <w:top w:w="100.0" w:type="dxa"/>
              <w:left w:w="100.0" w:type="dxa"/>
              <w:bottom w:w="100.0" w:type="dxa"/>
              <w:right w:w="100.0" w:type="dxa"/>
            </w:tcMar>
            <w:vAlign w:val="center"/>
          </w:tcPr>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Allow transitioning between operational modes.</w:t>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34C">
            <w:pPr>
              <w:widowControl w:val="0"/>
              <w:spacing w:line="240" w:lineRule="auto"/>
              <w:jc w:val="center"/>
              <w:rPr/>
            </w:pPr>
            <w:r w:rsidDel="00000000" w:rsidR="00000000" w:rsidRPr="00000000">
              <w:rPr>
                <w:rtl w:val="0"/>
              </w:rPr>
              <w:t xml:space="preserve">SR 4a</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Enable user to switch between Unknown, Safe, Pre-Arm, Armed Manual, and Auto Engage modes.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center"/>
          </w:tcPr>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f3f3f3" w:val="clear"/>
            <w:tcMar>
              <w:top w:w="100.0" w:type="dxa"/>
              <w:left w:w="100.0" w:type="dxa"/>
              <w:bottom w:w="100.0" w:type="dxa"/>
              <w:right w:w="100.0" w:type="dxa"/>
            </w:tcMar>
            <w:vAlign w:val="center"/>
          </w:tcPr>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f3f3f3" w:val="clear"/>
            <w:tcMar>
              <w:top w:w="100.0" w:type="dxa"/>
              <w:left w:w="100.0" w:type="dxa"/>
              <w:bottom w:w="100.0" w:type="dxa"/>
              <w:right w:w="100.0" w:type="dxa"/>
            </w:tcMar>
            <w:vAlign w:val="center"/>
          </w:tcPr>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353">
            <w:pPr>
              <w:widowControl w:val="0"/>
              <w:spacing w:line="240" w:lineRule="auto"/>
              <w:jc w:val="center"/>
              <w:rPr/>
            </w:pPr>
            <w:r w:rsidDel="00000000" w:rsidR="00000000" w:rsidRPr="00000000">
              <w:rPr>
                <w:rtl w:val="0"/>
              </w:rPr>
              <w:t xml:space="preserve">SR 4b</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Alert users of normal operating actions, fault conditions, and unsafe conditions.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center"/>
          </w:tcPr>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f3f3f3" w:val="clear"/>
            <w:tcMar>
              <w:top w:w="100.0" w:type="dxa"/>
              <w:left w:w="100.0" w:type="dxa"/>
              <w:bottom w:w="100.0" w:type="dxa"/>
              <w:right w:w="100.0" w:type="dxa"/>
            </w:tcMar>
            <w:vAlign w:val="center"/>
          </w:tcPr>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f3f3f3" w:val="clear"/>
            <w:tcMar>
              <w:top w:w="100.0" w:type="dxa"/>
              <w:left w:w="100.0" w:type="dxa"/>
              <w:bottom w:w="100.0" w:type="dxa"/>
              <w:right w:w="100.0" w:type="dxa"/>
            </w:tcMar>
            <w:vAlign w:val="center"/>
          </w:tcPr>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35A">
            <w:pPr>
              <w:widowControl w:val="0"/>
              <w:spacing w:line="240" w:lineRule="auto"/>
              <w:jc w:val="center"/>
              <w:rPr/>
            </w:pPr>
            <w:r w:rsidDel="00000000" w:rsidR="00000000" w:rsidRPr="00000000">
              <w:rPr>
                <w:rtl w:val="0"/>
              </w:rPr>
              <w:t xml:space="preserve">SR 4c</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Allow the user to perform basic corrective safety or operational actions through the GUI.</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center"/>
          </w:tcPr>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SR5</w:t>
            </w:r>
          </w:p>
        </w:tc>
        <w:tc>
          <w:tcPr>
            <w:gridSpan w:val="3"/>
            <w:shd w:fill="f3f3f3" w:val="clear"/>
            <w:tcMar>
              <w:top w:w="100.0" w:type="dxa"/>
              <w:left w:w="100.0" w:type="dxa"/>
              <w:bottom w:w="100.0" w:type="dxa"/>
              <w:right w:w="100.0" w:type="dxa"/>
            </w:tcMar>
            <w:vAlign w:val="top"/>
          </w:tcPr>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Provide an audit log of commands entered/issued to the robot.</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center"/>
          </w:tcPr>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SR6</w:t>
            </w:r>
          </w:p>
        </w:tc>
        <w:tc>
          <w:tcPr>
            <w:gridSpan w:val="3"/>
            <w:shd w:fill="f3f3f3" w:val="clear"/>
            <w:tcMar>
              <w:top w:w="100.0" w:type="dxa"/>
              <w:left w:w="100.0" w:type="dxa"/>
              <w:bottom w:w="100.0" w:type="dxa"/>
              <w:right w:w="100.0" w:type="dxa"/>
            </w:tcMar>
            <w:vAlign w:val="top"/>
          </w:tcPr>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Provide an audit log of information provided by the robot.</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36C">
      <w:pPr>
        <w:rPr/>
      </w:pPr>
      <w:r w:rsidDel="00000000" w:rsidR="00000000" w:rsidRPr="00000000">
        <w:rPr>
          <w:rtl w:val="0"/>
        </w:rPr>
      </w:r>
    </w:p>
    <w:p w:rsidR="00000000" w:rsidDel="00000000" w:rsidP="00000000" w:rsidRDefault="00000000" w:rsidRPr="00000000" w14:paraId="0000036D">
      <w:pPr>
        <w:rPr/>
      </w:pPr>
      <w:r w:rsidDel="00000000" w:rsidR="00000000" w:rsidRPr="00000000">
        <w:rPr>
          <w:rtl w:val="0"/>
        </w:rPr>
      </w:r>
    </w:p>
    <w:p w:rsidR="00000000" w:rsidDel="00000000" w:rsidP="00000000" w:rsidRDefault="00000000" w:rsidRPr="00000000" w14:paraId="0000036E">
      <w:pPr>
        <w:rPr/>
      </w:pPr>
      <w:r w:rsidDel="00000000" w:rsidR="00000000" w:rsidRPr="00000000">
        <w:rPr>
          <w:rtl w:val="0"/>
        </w:rPr>
      </w:r>
    </w:p>
    <w:p w:rsidR="00000000" w:rsidDel="00000000" w:rsidP="00000000" w:rsidRDefault="00000000" w:rsidRPr="00000000" w14:paraId="0000036F">
      <w:pPr>
        <w:pStyle w:val="Title"/>
        <w:rPr/>
      </w:pPr>
      <w:bookmarkStart w:colFirst="0" w:colLast="0" w:name="_8cc4q6y80vyo" w:id="18"/>
      <w:bookmarkEnd w:id="18"/>
      <w:r w:rsidDel="00000000" w:rsidR="00000000" w:rsidRPr="00000000">
        <w:rPr>
          <w:rtl w:val="0"/>
        </w:rPr>
        <w:t xml:space="preserve">3. Security Analysis</w:t>
      </w:r>
    </w:p>
    <w:p w:rsidR="00000000" w:rsidDel="00000000" w:rsidP="00000000" w:rsidRDefault="00000000" w:rsidRPr="00000000" w14:paraId="00000370">
      <w:pPr>
        <w:rPr>
          <w:sz w:val="28"/>
          <w:szCs w:val="28"/>
        </w:rPr>
      </w:pPr>
      <w:r w:rsidDel="00000000" w:rsidR="00000000" w:rsidRPr="00000000">
        <w:rPr>
          <w:sz w:val="28"/>
          <w:szCs w:val="28"/>
          <w:rtl w:val="0"/>
        </w:rPr>
        <w:t xml:space="preserve">A strategic approach to meeting the functional and security requirements of the system and improving the security architecture of the overall system is as follows: First, identify the key assets of the system. Next, the vulnerabilities of these assets are identified, and the security threats that may arise through those vulnerabilities are analyzed and evaluated. Based on this analysis, requirements for mitigating security risks are derived to enhance the safety of the system. This process plays an important role in systematically managing and improving system-wide security.</w:t>
      </w:r>
    </w:p>
    <w:p w:rsidR="00000000" w:rsidDel="00000000" w:rsidP="00000000" w:rsidRDefault="00000000" w:rsidRPr="00000000" w14:paraId="00000371">
      <w:pPr>
        <w:spacing w:after="240" w:before="240" w:lineRule="auto"/>
        <w:rPr>
          <w:sz w:val="28"/>
          <w:szCs w:val="28"/>
        </w:rPr>
      </w:pPr>
      <w:r w:rsidDel="00000000" w:rsidR="00000000" w:rsidRPr="00000000">
        <w:rPr>
          <w:sz w:val="28"/>
          <w:szCs w:val="28"/>
          <w:rtl w:val="0"/>
        </w:rPr>
        <w:t xml:space="preserve">The primary objectives of security analysis are:</w:t>
      </w:r>
    </w:p>
    <w:p w:rsidR="00000000" w:rsidDel="00000000" w:rsidP="00000000" w:rsidRDefault="00000000" w:rsidRPr="00000000" w14:paraId="00000372">
      <w:pPr>
        <w:numPr>
          <w:ilvl w:val="0"/>
          <w:numId w:val="7"/>
        </w:numPr>
        <w:spacing w:after="0" w:afterAutospacing="0" w:before="240" w:lineRule="auto"/>
        <w:ind w:left="720" w:hanging="360"/>
        <w:rPr>
          <w:sz w:val="28"/>
          <w:szCs w:val="28"/>
        </w:rPr>
      </w:pPr>
      <w:r w:rsidDel="00000000" w:rsidR="00000000" w:rsidRPr="00000000">
        <w:rPr>
          <w:sz w:val="28"/>
          <w:szCs w:val="28"/>
          <w:rtl w:val="0"/>
        </w:rPr>
        <w:t xml:space="preserve">Identify network components and assets</w:t>
      </w:r>
    </w:p>
    <w:p w:rsidR="00000000" w:rsidDel="00000000" w:rsidP="00000000" w:rsidRDefault="00000000" w:rsidRPr="00000000" w14:paraId="00000373">
      <w:pPr>
        <w:numPr>
          <w:ilvl w:val="0"/>
          <w:numId w:val="7"/>
        </w:numPr>
        <w:spacing w:after="0" w:afterAutospacing="0" w:before="0" w:beforeAutospacing="0" w:lineRule="auto"/>
        <w:ind w:left="720" w:hanging="360"/>
        <w:rPr>
          <w:sz w:val="28"/>
          <w:szCs w:val="28"/>
        </w:rPr>
      </w:pPr>
      <w:r w:rsidDel="00000000" w:rsidR="00000000" w:rsidRPr="00000000">
        <w:rPr>
          <w:sz w:val="28"/>
          <w:szCs w:val="28"/>
          <w:rtl w:val="0"/>
        </w:rPr>
        <w:t xml:space="preserve">Evaluate the security properties of each component</w:t>
      </w:r>
    </w:p>
    <w:p w:rsidR="00000000" w:rsidDel="00000000" w:rsidP="00000000" w:rsidRDefault="00000000" w:rsidRPr="00000000" w14:paraId="00000374">
      <w:pPr>
        <w:numPr>
          <w:ilvl w:val="0"/>
          <w:numId w:val="7"/>
        </w:numPr>
        <w:spacing w:after="0" w:afterAutospacing="0" w:before="0" w:beforeAutospacing="0" w:lineRule="auto"/>
        <w:ind w:left="720" w:hanging="360"/>
        <w:rPr>
          <w:sz w:val="28"/>
          <w:szCs w:val="28"/>
        </w:rPr>
      </w:pPr>
      <w:r w:rsidDel="00000000" w:rsidR="00000000" w:rsidRPr="00000000">
        <w:rPr>
          <w:sz w:val="28"/>
          <w:szCs w:val="28"/>
          <w:rtl w:val="0"/>
        </w:rPr>
        <w:t xml:space="preserve">Define potential threat scenarios</w:t>
      </w:r>
    </w:p>
    <w:p w:rsidR="00000000" w:rsidDel="00000000" w:rsidP="00000000" w:rsidRDefault="00000000" w:rsidRPr="00000000" w14:paraId="00000375">
      <w:pPr>
        <w:numPr>
          <w:ilvl w:val="0"/>
          <w:numId w:val="7"/>
        </w:numPr>
        <w:spacing w:after="0" w:afterAutospacing="0" w:before="0" w:beforeAutospacing="0" w:lineRule="auto"/>
        <w:ind w:left="720" w:hanging="360"/>
        <w:rPr>
          <w:sz w:val="28"/>
          <w:szCs w:val="28"/>
        </w:rPr>
      </w:pPr>
      <w:r w:rsidDel="00000000" w:rsidR="00000000" w:rsidRPr="00000000">
        <w:rPr>
          <w:sz w:val="28"/>
          <w:szCs w:val="28"/>
          <w:rtl w:val="0"/>
        </w:rPr>
        <w:t xml:space="preserve">Assess the likelihood and impact of attacks</w:t>
      </w:r>
    </w:p>
    <w:p w:rsidR="00000000" w:rsidDel="00000000" w:rsidP="00000000" w:rsidRDefault="00000000" w:rsidRPr="00000000" w14:paraId="00000376">
      <w:pPr>
        <w:numPr>
          <w:ilvl w:val="0"/>
          <w:numId w:val="7"/>
        </w:numPr>
        <w:spacing w:after="240" w:before="0" w:beforeAutospacing="0" w:lineRule="auto"/>
        <w:ind w:left="720" w:hanging="360"/>
        <w:rPr>
          <w:sz w:val="28"/>
          <w:szCs w:val="28"/>
        </w:rPr>
      </w:pPr>
      <w:r w:rsidDel="00000000" w:rsidR="00000000" w:rsidRPr="00000000">
        <w:rPr>
          <w:sz w:val="28"/>
          <w:szCs w:val="28"/>
          <w:rtl w:val="0"/>
        </w:rPr>
        <w:t xml:space="preserve">Derive risk treatment decisions</w:t>
      </w:r>
    </w:p>
    <w:p w:rsidR="00000000" w:rsidDel="00000000" w:rsidP="00000000" w:rsidRDefault="00000000" w:rsidRPr="00000000" w14:paraId="00000377">
      <w:pPr>
        <w:spacing w:after="240" w:before="240" w:lineRule="auto"/>
        <w:rPr>
          <w:sz w:val="28"/>
          <w:szCs w:val="28"/>
        </w:rPr>
      </w:pPr>
      <w:r w:rsidDel="00000000" w:rsidR="00000000" w:rsidRPr="00000000">
        <w:rPr>
          <w:sz w:val="28"/>
          <w:szCs w:val="28"/>
          <w:rtl w:val="0"/>
        </w:rPr>
        <w:t xml:space="preserve">The security analysis is conducted based on the following criteria:</w:t>
      </w:r>
    </w:p>
    <w:p w:rsidR="00000000" w:rsidDel="00000000" w:rsidP="00000000" w:rsidRDefault="00000000" w:rsidRPr="00000000" w14:paraId="00000378">
      <w:pPr>
        <w:keepNext w:val="0"/>
        <w:keepLines w:val="0"/>
        <w:numPr>
          <w:ilvl w:val="0"/>
          <w:numId w:val="14"/>
        </w:numPr>
        <w:spacing w:after="40" w:before="240" w:lineRule="auto"/>
        <w:ind w:left="720" w:hanging="360"/>
        <w:rPr>
          <w:sz w:val="28"/>
          <w:szCs w:val="28"/>
          <w:u w:val="none"/>
        </w:rPr>
      </w:pPr>
      <w:r w:rsidDel="00000000" w:rsidR="00000000" w:rsidRPr="00000000">
        <w:rPr>
          <w:sz w:val="28"/>
          <w:szCs w:val="28"/>
          <w:rtl w:val="0"/>
        </w:rPr>
        <w:t xml:space="preserve">STRIDE Model</w:t>
      </w:r>
    </w:p>
    <w:p w:rsidR="00000000" w:rsidDel="00000000" w:rsidP="00000000" w:rsidRDefault="00000000" w:rsidRPr="00000000" w14:paraId="00000379">
      <w:pPr>
        <w:spacing w:after="240" w:before="240" w:lineRule="auto"/>
        <w:ind w:left="720" w:firstLine="0"/>
        <w:rPr>
          <w:sz w:val="28"/>
          <w:szCs w:val="28"/>
        </w:rPr>
      </w:pPr>
      <w:r w:rsidDel="00000000" w:rsidR="00000000" w:rsidRPr="00000000">
        <w:rPr>
          <w:sz w:val="28"/>
          <w:szCs w:val="28"/>
          <w:rtl w:val="0"/>
        </w:rPr>
        <w:t xml:space="preserve">The STRIDE model consists of six threat categories:</w:t>
      </w:r>
    </w:p>
    <w:p w:rsidR="00000000" w:rsidDel="00000000" w:rsidP="00000000" w:rsidRDefault="00000000" w:rsidRPr="00000000" w14:paraId="0000037A">
      <w:pPr>
        <w:numPr>
          <w:ilvl w:val="0"/>
          <w:numId w:val="17"/>
        </w:numPr>
        <w:spacing w:after="0" w:afterAutospacing="0" w:before="240" w:lineRule="auto"/>
        <w:ind w:left="1440" w:hanging="360"/>
        <w:rPr>
          <w:sz w:val="28"/>
          <w:szCs w:val="28"/>
        </w:rPr>
      </w:pPr>
      <w:r w:rsidDel="00000000" w:rsidR="00000000" w:rsidRPr="00000000">
        <w:rPr>
          <w:sz w:val="28"/>
          <w:szCs w:val="28"/>
          <w:rtl w:val="0"/>
        </w:rPr>
        <w:t xml:space="preserve">Spoofing</w:t>
      </w:r>
    </w:p>
    <w:p w:rsidR="00000000" w:rsidDel="00000000" w:rsidP="00000000" w:rsidRDefault="00000000" w:rsidRPr="00000000" w14:paraId="0000037B">
      <w:pPr>
        <w:numPr>
          <w:ilvl w:val="0"/>
          <w:numId w:val="17"/>
        </w:numPr>
        <w:spacing w:after="0" w:afterAutospacing="0" w:before="0" w:beforeAutospacing="0" w:lineRule="auto"/>
        <w:ind w:left="1440" w:hanging="360"/>
        <w:rPr>
          <w:sz w:val="28"/>
          <w:szCs w:val="28"/>
        </w:rPr>
      </w:pPr>
      <w:r w:rsidDel="00000000" w:rsidR="00000000" w:rsidRPr="00000000">
        <w:rPr>
          <w:sz w:val="28"/>
          <w:szCs w:val="28"/>
          <w:rtl w:val="0"/>
        </w:rPr>
        <w:t xml:space="preserve">Tampering</w:t>
      </w:r>
    </w:p>
    <w:p w:rsidR="00000000" w:rsidDel="00000000" w:rsidP="00000000" w:rsidRDefault="00000000" w:rsidRPr="00000000" w14:paraId="0000037C">
      <w:pPr>
        <w:numPr>
          <w:ilvl w:val="0"/>
          <w:numId w:val="17"/>
        </w:numPr>
        <w:spacing w:after="0" w:afterAutospacing="0" w:before="0" w:beforeAutospacing="0" w:lineRule="auto"/>
        <w:ind w:left="1440" w:hanging="360"/>
        <w:rPr>
          <w:sz w:val="28"/>
          <w:szCs w:val="28"/>
        </w:rPr>
      </w:pPr>
      <w:r w:rsidDel="00000000" w:rsidR="00000000" w:rsidRPr="00000000">
        <w:rPr>
          <w:sz w:val="28"/>
          <w:szCs w:val="28"/>
          <w:rtl w:val="0"/>
        </w:rPr>
        <w:t xml:space="preserve">Repudiation</w:t>
      </w:r>
    </w:p>
    <w:p w:rsidR="00000000" w:rsidDel="00000000" w:rsidP="00000000" w:rsidRDefault="00000000" w:rsidRPr="00000000" w14:paraId="0000037D">
      <w:pPr>
        <w:numPr>
          <w:ilvl w:val="0"/>
          <w:numId w:val="17"/>
        </w:numPr>
        <w:spacing w:after="0" w:afterAutospacing="0" w:before="0" w:beforeAutospacing="0" w:lineRule="auto"/>
        <w:ind w:left="1440" w:hanging="360"/>
        <w:rPr>
          <w:sz w:val="28"/>
          <w:szCs w:val="28"/>
        </w:rPr>
      </w:pPr>
      <w:r w:rsidDel="00000000" w:rsidR="00000000" w:rsidRPr="00000000">
        <w:rPr>
          <w:sz w:val="28"/>
          <w:szCs w:val="28"/>
          <w:rtl w:val="0"/>
        </w:rPr>
        <w:t xml:space="preserve">Information Disclosure</w:t>
      </w:r>
    </w:p>
    <w:p w:rsidR="00000000" w:rsidDel="00000000" w:rsidP="00000000" w:rsidRDefault="00000000" w:rsidRPr="00000000" w14:paraId="0000037E">
      <w:pPr>
        <w:numPr>
          <w:ilvl w:val="0"/>
          <w:numId w:val="17"/>
        </w:numPr>
        <w:spacing w:after="0" w:afterAutospacing="0" w:before="0" w:beforeAutospacing="0" w:lineRule="auto"/>
        <w:ind w:left="1440" w:hanging="360"/>
        <w:rPr>
          <w:sz w:val="28"/>
          <w:szCs w:val="28"/>
        </w:rPr>
      </w:pPr>
      <w:r w:rsidDel="00000000" w:rsidR="00000000" w:rsidRPr="00000000">
        <w:rPr>
          <w:sz w:val="28"/>
          <w:szCs w:val="28"/>
          <w:rtl w:val="0"/>
        </w:rPr>
        <w:t xml:space="preserve">Denial of Service</w:t>
      </w:r>
    </w:p>
    <w:p w:rsidR="00000000" w:rsidDel="00000000" w:rsidP="00000000" w:rsidRDefault="00000000" w:rsidRPr="00000000" w14:paraId="0000037F">
      <w:pPr>
        <w:numPr>
          <w:ilvl w:val="0"/>
          <w:numId w:val="17"/>
        </w:numPr>
        <w:spacing w:after="240" w:before="0" w:beforeAutospacing="0" w:lineRule="auto"/>
        <w:ind w:left="1440" w:hanging="360"/>
        <w:rPr>
          <w:sz w:val="28"/>
          <w:szCs w:val="28"/>
        </w:rPr>
      </w:pPr>
      <w:r w:rsidDel="00000000" w:rsidR="00000000" w:rsidRPr="00000000">
        <w:rPr>
          <w:sz w:val="28"/>
          <w:szCs w:val="28"/>
          <w:rtl w:val="0"/>
        </w:rPr>
        <w:t xml:space="preserve">Elevation of Privilege</w:t>
      </w:r>
    </w:p>
    <w:p w:rsidR="00000000" w:rsidDel="00000000" w:rsidP="00000000" w:rsidRDefault="00000000" w:rsidRPr="00000000" w14:paraId="00000380">
      <w:pPr>
        <w:spacing w:after="240" w:before="240" w:lineRule="auto"/>
        <w:ind w:left="720" w:firstLine="0"/>
        <w:rPr>
          <w:sz w:val="28"/>
          <w:szCs w:val="28"/>
        </w:rPr>
      </w:pPr>
      <w:r w:rsidDel="00000000" w:rsidR="00000000" w:rsidRPr="00000000">
        <w:rPr>
          <w:rtl w:val="0"/>
        </w:rPr>
      </w:r>
    </w:p>
    <w:p w:rsidR="00000000" w:rsidDel="00000000" w:rsidP="00000000" w:rsidRDefault="00000000" w:rsidRPr="00000000" w14:paraId="00000381">
      <w:pPr>
        <w:keepNext w:val="0"/>
        <w:keepLines w:val="0"/>
        <w:numPr>
          <w:ilvl w:val="0"/>
          <w:numId w:val="14"/>
        </w:numPr>
        <w:spacing w:after="40" w:before="240" w:lineRule="auto"/>
        <w:ind w:left="720" w:hanging="360"/>
        <w:rPr>
          <w:sz w:val="28"/>
          <w:szCs w:val="28"/>
          <w:u w:val="none"/>
        </w:rPr>
      </w:pPr>
      <w:r w:rsidDel="00000000" w:rsidR="00000000" w:rsidRPr="00000000">
        <w:rPr>
          <w:sz w:val="28"/>
          <w:szCs w:val="28"/>
          <w:rtl w:val="0"/>
        </w:rPr>
        <w:t xml:space="preserve">Security Properties</w:t>
      </w:r>
    </w:p>
    <w:p w:rsidR="00000000" w:rsidDel="00000000" w:rsidP="00000000" w:rsidRDefault="00000000" w:rsidRPr="00000000" w14:paraId="00000382">
      <w:pPr>
        <w:spacing w:after="240" w:before="240" w:lineRule="auto"/>
        <w:rPr>
          <w:sz w:val="28"/>
          <w:szCs w:val="28"/>
        </w:rPr>
      </w:pPr>
      <w:r w:rsidDel="00000000" w:rsidR="00000000" w:rsidRPr="00000000">
        <w:rPr>
          <w:sz w:val="28"/>
          <w:szCs w:val="28"/>
          <w:rtl w:val="0"/>
        </w:rPr>
        <w:t xml:space="preserve"> </w:t>
        <w:tab/>
        <w:t xml:space="preserve">The security properties of each component are:</w:t>
      </w:r>
    </w:p>
    <w:p w:rsidR="00000000" w:rsidDel="00000000" w:rsidP="00000000" w:rsidRDefault="00000000" w:rsidRPr="00000000" w14:paraId="00000383">
      <w:pPr>
        <w:numPr>
          <w:ilvl w:val="0"/>
          <w:numId w:val="22"/>
        </w:numPr>
        <w:spacing w:after="0" w:afterAutospacing="0" w:before="240" w:lineRule="auto"/>
        <w:ind w:left="1440" w:hanging="360"/>
        <w:rPr>
          <w:sz w:val="28"/>
          <w:szCs w:val="28"/>
        </w:rPr>
      </w:pPr>
      <w:r w:rsidDel="00000000" w:rsidR="00000000" w:rsidRPr="00000000">
        <w:rPr>
          <w:sz w:val="28"/>
          <w:szCs w:val="28"/>
          <w:rtl w:val="0"/>
        </w:rPr>
        <w:t xml:space="preserve">Confidentiality</w:t>
      </w:r>
    </w:p>
    <w:p w:rsidR="00000000" w:rsidDel="00000000" w:rsidP="00000000" w:rsidRDefault="00000000" w:rsidRPr="00000000" w14:paraId="00000384">
      <w:pPr>
        <w:numPr>
          <w:ilvl w:val="0"/>
          <w:numId w:val="22"/>
        </w:numPr>
        <w:spacing w:after="0" w:afterAutospacing="0" w:before="0" w:beforeAutospacing="0" w:lineRule="auto"/>
        <w:ind w:left="1440" w:hanging="360"/>
        <w:rPr>
          <w:sz w:val="28"/>
          <w:szCs w:val="28"/>
        </w:rPr>
      </w:pPr>
      <w:r w:rsidDel="00000000" w:rsidR="00000000" w:rsidRPr="00000000">
        <w:rPr>
          <w:sz w:val="28"/>
          <w:szCs w:val="28"/>
          <w:rtl w:val="0"/>
        </w:rPr>
        <w:t xml:space="preserve">Integrity</w:t>
      </w:r>
    </w:p>
    <w:p w:rsidR="00000000" w:rsidDel="00000000" w:rsidP="00000000" w:rsidRDefault="00000000" w:rsidRPr="00000000" w14:paraId="00000385">
      <w:pPr>
        <w:numPr>
          <w:ilvl w:val="0"/>
          <w:numId w:val="22"/>
        </w:numPr>
        <w:spacing w:after="240" w:before="0" w:beforeAutospacing="0" w:lineRule="auto"/>
        <w:ind w:left="1440" w:hanging="360"/>
        <w:rPr>
          <w:sz w:val="28"/>
          <w:szCs w:val="28"/>
        </w:rPr>
      </w:pPr>
      <w:r w:rsidDel="00000000" w:rsidR="00000000" w:rsidRPr="00000000">
        <w:rPr>
          <w:sz w:val="28"/>
          <w:szCs w:val="28"/>
          <w:rtl w:val="0"/>
        </w:rPr>
        <w:t xml:space="preserve">Availability</w:t>
      </w:r>
    </w:p>
    <w:p w:rsidR="00000000" w:rsidDel="00000000" w:rsidP="00000000" w:rsidRDefault="00000000" w:rsidRPr="00000000" w14:paraId="00000386">
      <w:pPr>
        <w:spacing w:after="240" w:before="240" w:lineRule="auto"/>
        <w:ind w:left="1440" w:firstLine="0"/>
        <w:rPr>
          <w:sz w:val="28"/>
          <w:szCs w:val="28"/>
        </w:rPr>
      </w:pPr>
      <w:r w:rsidDel="00000000" w:rsidR="00000000" w:rsidRPr="00000000">
        <w:rPr>
          <w:rtl w:val="0"/>
        </w:rPr>
      </w:r>
    </w:p>
    <w:p w:rsidR="00000000" w:rsidDel="00000000" w:rsidP="00000000" w:rsidRDefault="00000000" w:rsidRPr="00000000" w14:paraId="00000387">
      <w:pPr>
        <w:spacing w:after="240" w:before="240" w:lineRule="auto"/>
        <w:ind w:left="0" w:firstLine="0"/>
        <w:rPr>
          <w:sz w:val="28"/>
          <w:szCs w:val="28"/>
        </w:rPr>
      </w:pPr>
      <w:r w:rsidDel="00000000" w:rsidR="00000000" w:rsidRPr="00000000">
        <w:rPr>
          <w:sz w:val="28"/>
          <w:szCs w:val="28"/>
          <w:rtl w:val="0"/>
        </w:rPr>
        <w:t xml:space="preserve">For this purpose, in Chapter 3, security analysis activities were conducted in the format below.</w:t>
      </w:r>
      <w:r w:rsidDel="00000000" w:rsidR="00000000" w:rsidRPr="00000000">
        <w:rPr/>
        <mc:AlternateContent>
          <mc:Choice Requires="wpg">
            <w:drawing>
              <wp:inline distB="114300" distT="114300" distL="114300" distR="114300">
                <wp:extent cx="5731200" cy="1257300"/>
                <wp:effectExtent b="0" l="0" r="0" t="0"/>
                <wp:docPr id="4" name=""/>
                <a:graphic>
                  <a:graphicData uri="http://schemas.microsoft.com/office/word/2010/wordprocessingGroup">
                    <wpg:wgp>
                      <wpg:cNvGrpSpPr/>
                      <wpg:grpSpPr>
                        <a:xfrm>
                          <a:off x="152400" y="152400"/>
                          <a:ext cx="5731200" cy="1257300"/>
                          <a:chOff x="152400" y="152400"/>
                          <a:chExt cx="7315200" cy="1589800"/>
                        </a:xfrm>
                      </wpg:grpSpPr>
                      <pic:pic>
                        <pic:nvPicPr>
                          <pic:cNvPr id="7" name="Shape 7"/>
                          <pic:cNvPicPr preferRelativeResize="0"/>
                        </pic:nvPicPr>
                        <pic:blipFill>
                          <a:blip r:embed="rId8">
                            <a:alphaModFix/>
                          </a:blip>
                          <a:stretch>
                            <a:fillRect/>
                          </a:stretch>
                        </pic:blipFill>
                        <pic:spPr>
                          <a:xfrm>
                            <a:off x="152400" y="152400"/>
                            <a:ext cx="7315198" cy="1254710"/>
                          </a:xfrm>
                          <a:prstGeom prst="rect">
                            <a:avLst/>
                          </a:prstGeom>
                          <a:noFill/>
                          <a:ln>
                            <a:noFill/>
                          </a:ln>
                        </pic:spPr>
                      </pic:pic>
                      <wps:wsp>
                        <wps:cNvSpPr txBox="1"/>
                        <wps:cNvPr id="8" name="Shape 8"/>
                        <wps:spPr>
                          <a:xfrm>
                            <a:off x="2416925" y="1407100"/>
                            <a:ext cx="2943900" cy="335100"/>
                          </a:xfrm>
                          <a:prstGeom prst="rect">
                            <a:avLst/>
                          </a:prstGeom>
                          <a:noFill/>
                          <a:ln>
                            <a:noFill/>
                          </a:ln>
                        </wps:spPr>
                        <wps:txbx>
                          <w:txbxContent>
                            <w:p w:rsidR="00000000" w:rsidDel="00000000" w:rsidP="00000000" w:rsidRDefault="00000000" w:rsidRPr="00000000">
                              <w:pPr>
                                <w:spacing w:after="80" w:before="240" w:line="275.9999942779541"/>
                                <w:ind w:left="0" w:right="0" w:firstLine="0"/>
                                <w:jc w:val="left"/>
                                <w:textDirection w:val="btLr"/>
                              </w:pPr>
                              <w:r w:rsidDel="00000000" w:rsidR="00000000" w:rsidRPr="00000000">
                                <w:rPr>
                                  <w:rFonts w:ascii="Arial" w:cs="Arial" w:eastAsia="Arial" w:hAnsi="Arial"/>
                                  <w:b w:val="0"/>
                                  <w:i w:val="0"/>
                                  <w:smallCaps w:val="0"/>
                                  <w:strike w:val="0"/>
                                  <w:color w:val="666666"/>
                                  <w:sz w:val="22"/>
                                  <w:vertAlign w:val="baseline"/>
                                </w:rPr>
                                <w:t xml:space="preserve">[ Figure. Table format for Security Analysis ]</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731200" cy="1257300"/>
                <wp:effectExtent b="0" l="0" r="0" t="0"/>
                <wp:docPr id="4" name="image8.png"/>
                <a:graphic>
                  <a:graphicData uri="http://schemas.openxmlformats.org/drawingml/2006/picture">
                    <pic:pic>
                      <pic:nvPicPr>
                        <pic:cNvPr id="0" name="image8.png"/>
                        <pic:cNvPicPr preferRelativeResize="0"/>
                      </pic:nvPicPr>
                      <pic:blipFill>
                        <a:blip r:embed="rId9"/>
                        <a:srcRect/>
                        <a:stretch>
                          <a:fillRect/>
                        </a:stretch>
                      </pic:blipFill>
                      <pic:spPr>
                        <a:xfrm>
                          <a:off x="0" y="0"/>
                          <a:ext cx="5731200" cy="12573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88">
      <w:pPr>
        <w:pStyle w:val="Heading1"/>
        <w:rPr/>
      </w:pPr>
      <w:bookmarkStart w:colFirst="0" w:colLast="0" w:name="_3vlhcyau6qsq" w:id="19"/>
      <w:bookmarkEnd w:id="19"/>
      <w:r w:rsidDel="00000000" w:rsidR="00000000" w:rsidRPr="00000000">
        <w:rPr>
          <w:rtl w:val="0"/>
        </w:rPr>
        <w:t xml:space="preserve">3.1 Asset Identification</w:t>
      </w:r>
    </w:p>
    <w:p w:rsidR="00000000" w:rsidDel="00000000" w:rsidP="00000000" w:rsidRDefault="00000000" w:rsidRPr="00000000" w14:paraId="00000389">
      <w:pPr>
        <w:pStyle w:val="Heading2"/>
        <w:rPr/>
      </w:pPr>
      <w:bookmarkStart w:colFirst="0" w:colLast="0" w:name="_55fnx260jz7" w:id="20"/>
      <w:bookmarkEnd w:id="20"/>
      <w:r w:rsidDel="00000000" w:rsidR="00000000" w:rsidRPr="00000000">
        <w:rPr>
          <w:rtl w:val="0"/>
        </w:rPr>
        <w:t xml:space="preserve">3.1.1 Identify system components and asset using DFD</w:t>
      </w:r>
    </w:p>
    <w:p w:rsidR="00000000" w:rsidDel="00000000" w:rsidP="00000000" w:rsidRDefault="00000000" w:rsidRPr="00000000" w14:paraId="0000038A">
      <w:pPr>
        <w:spacing w:after="240" w:before="240" w:lineRule="auto"/>
        <w:rPr>
          <w:sz w:val="28"/>
          <w:szCs w:val="28"/>
        </w:rPr>
      </w:pPr>
      <w:r w:rsidDel="00000000" w:rsidR="00000000" w:rsidRPr="00000000">
        <w:rPr>
          <w:sz w:val="28"/>
          <w:szCs w:val="28"/>
          <w:rtl w:val="0"/>
        </w:rPr>
        <w:t xml:space="preserve">We identified</w:t>
      </w:r>
      <w:r w:rsidDel="00000000" w:rsidR="00000000" w:rsidRPr="00000000">
        <w:rPr>
          <w:sz w:val="28"/>
          <w:szCs w:val="28"/>
          <w:rtl w:val="0"/>
        </w:rPr>
        <w:t xml:space="preserve"> the system components and assets using Data Flow Diagrams (DFD). The identified items were categorized into servers, networks, and applications. </w:t>
      </w:r>
    </w:p>
    <w:p w:rsidR="00000000" w:rsidDel="00000000" w:rsidP="00000000" w:rsidRDefault="00000000" w:rsidRPr="00000000" w14:paraId="0000038B">
      <w:pPr>
        <w:numPr>
          <w:ilvl w:val="0"/>
          <w:numId w:val="3"/>
        </w:numPr>
        <w:spacing w:after="0" w:afterAutospacing="0" w:before="240" w:lineRule="auto"/>
        <w:ind w:left="720" w:hanging="360"/>
        <w:rPr>
          <w:sz w:val="28"/>
          <w:szCs w:val="28"/>
        </w:rPr>
      </w:pPr>
      <w:r w:rsidDel="00000000" w:rsidR="00000000" w:rsidRPr="00000000">
        <w:rPr>
          <w:sz w:val="28"/>
          <w:szCs w:val="28"/>
          <w:rtl w:val="0"/>
        </w:rPr>
        <w:t xml:space="preserve">Servers: Robot Control System</w:t>
      </w:r>
    </w:p>
    <w:p w:rsidR="00000000" w:rsidDel="00000000" w:rsidP="00000000" w:rsidRDefault="00000000" w:rsidRPr="00000000" w14:paraId="0000038C">
      <w:pPr>
        <w:numPr>
          <w:ilvl w:val="0"/>
          <w:numId w:val="3"/>
        </w:numPr>
        <w:spacing w:after="0" w:afterAutospacing="0" w:before="0" w:beforeAutospacing="0" w:lineRule="auto"/>
        <w:ind w:left="720" w:hanging="360"/>
        <w:rPr>
          <w:sz w:val="28"/>
          <w:szCs w:val="28"/>
        </w:rPr>
      </w:pPr>
      <w:r w:rsidDel="00000000" w:rsidR="00000000" w:rsidRPr="00000000">
        <w:rPr>
          <w:sz w:val="28"/>
          <w:szCs w:val="28"/>
          <w:rtl w:val="0"/>
        </w:rPr>
        <w:t xml:space="preserve">Network: Wifi Router</w:t>
      </w:r>
    </w:p>
    <w:p w:rsidR="00000000" w:rsidDel="00000000" w:rsidP="00000000" w:rsidRDefault="00000000" w:rsidRPr="00000000" w14:paraId="0000038D">
      <w:pPr>
        <w:numPr>
          <w:ilvl w:val="0"/>
          <w:numId w:val="3"/>
        </w:numPr>
        <w:spacing w:after="240" w:before="0" w:beforeAutospacing="0" w:lineRule="auto"/>
        <w:ind w:left="720" w:hanging="360"/>
        <w:rPr>
          <w:sz w:val="28"/>
          <w:szCs w:val="28"/>
        </w:rPr>
      </w:pPr>
      <w:r w:rsidDel="00000000" w:rsidR="00000000" w:rsidRPr="00000000">
        <w:rPr>
          <w:sz w:val="28"/>
          <w:szCs w:val="28"/>
          <w:rtl w:val="0"/>
        </w:rPr>
        <w:t xml:space="preserve">Applications: Remote user interface Control System,</w:t>
      </w:r>
      <w:r w:rsidDel="00000000" w:rsidR="00000000" w:rsidRPr="00000000">
        <w:rPr/>
        <mc:AlternateContent>
          <mc:Choice Requires="wpg">
            <w:drawing>
              <wp:inline distB="114300" distT="114300" distL="114300" distR="114300">
                <wp:extent cx="5731200" cy="3035300"/>
                <wp:effectExtent b="0" l="0" r="0" t="0"/>
                <wp:docPr id="6" name=""/>
                <a:graphic>
                  <a:graphicData uri="http://schemas.microsoft.com/office/word/2010/wordprocessingGroup">
                    <wpg:wgp>
                      <wpg:cNvGrpSpPr/>
                      <wpg:grpSpPr>
                        <a:xfrm>
                          <a:off x="152400" y="152400"/>
                          <a:ext cx="5731200" cy="3035300"/>
                          <a:chOff x="152400" y="152400"/>
                          <a:chExt cx="7315200" cy="3857600"/>
                        </a:xfrm>
                      </wpg:grpSpPr>
                      <pic:pic>
                        <pic:nvPicPr>
                          <pic:cNvPr id="11" name="Shape 11"/>
                          <pic:cNvPicPr preferRelativeResize="0"/>
                        </pic:nvPicPr>
                        <pic:blipFill>
                          <a:blip r:embed="rId10">
                            <a:alphaModFix/>
                          </a:blip>
                          <a:stretch>
                            <a:fillRect/>
                          </a:stretch>
                        </pic:blipFill>
                        <pic:spPr>
                          <a:xfrm>
                            <a:off x="152400" y="152400"/>
                            <a:ext cx="7315197" cy="3655468"/>
                          </a:xfrm>
                          <a:prstGeom prst="rect">
                            <a:avLst/>
                          </a:prstGeom>
                          <a:noFill/>
                          <a:ln>
                            <a:noFill/>
                          </a:ln>
                        </pic:spPr>
                      </pic:pic>
                      <wps:wsp>
                        <wps:cNvSpPr txBox="1"/>
                        <wps:cNvPr id="12" name="Shape 12"/>
                        <wps:spPr>
                          <a:xfrm>
                            <a:off x="1188625" y="3716225"/>
                            <a:ext cx="5481600" cy="274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Figure. </w:t>
                              </w:r>
                              <w:r w:rsidDel="00000000" w:rsidR="00000000" w:rsidRPr="00000000">
                                <w:rPr>
                                  <w:rFonts w:ascii="Arial" w:cs="Arial" w:eastAsia="Arial" w:hAnsi="Arial"/>
                                  <w:b w:val="0"/>
                                  <w:i w:val="0"/>
                                  <w:smallCaps w:val="0"/>
                                  <w:strike w:val="0"/>
                                  <w:color w:val="000000"/>
                                  <w:sz w:val="28"/>
                                  <w:vertAlign w:val="baseline"/>
                                </w:rPr>
                                <w:t xml:space="preserve">Identify system components and asset using DFD ]</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731200" cy="3035300"/>
                <wp:effectExtent b="0" l="0" r="0" t="0"/>
                <wp:docPr id="6" name="image10.png"/>
                <a:graphic>
                  <a:graphicData uri="http://schemas.openxmlformats.org/drawingml/2006/picture">
                    <pic:pic>
                      <pic:nvPicPr>
                        <pic:cNvPr id="0" name="image10.png"/>
                        <pic:cNvPicPr preferRelativeResize="0"/>
                      </pic:nvPicPr>
                      <pic:blipFill>
                        <a:blip r:embed="rId11"/>
                        <a:srcRect/>
                        <a:stretch>
                          <a:fillRect/>
                        </a:stretch>
                      </pic:blipFill>
                      <pic:spPr>
                        <a:xfrm>
                          <a:off x="0" y="0"/>
                          <a:ext cx="5731200" cy="30353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8E">
      <w:pPr>
        <w:pStyle w:val="Heading4"/>
        <w:rPr>
          <w:sz w:val="32"/>
          <w:szCs w:val="32"/>
        </w:rPr>
      </w:pPr>
      <w:bookmarkStart w:colFirst="0" w:colLast="0" w:name="_c14i2pqxrxb8" w:id="21"/>
      <w:bookmarkEnd w:id="21"/>
      <w:r w:rsidDel="00000000" w:rsidR="00000000" w:rsidRPr="00000000">
        <w:rPr>
          <w:rtl w:val="0"/>
        </w:rPr>
      </w:r>
    </w:p>
    <w:p w:rsidR="00000000" w:rsidDel="00000000" w:rsidP="00000000" w:rsidRDefault="00000000" w:rsidRPr="00000000" w14:paraId="0000038F">
      <w:pPr>
        <w:pStyle w:val="Heading2"/>
        <w:rPr/>
      </w:pPr>
      <w:bookmarkStart w:colFirst="0" w:colLast="0" w:name="_2bf8nnlmijvn" w:id="22"/>
      <w:bookmarkEnd w:id="22"/>
      <w:r w:rsidDel="00000000" w:rsidR="00000000" w:rsidRPr="00000000">
        <w:rPr>
          <w:rtl w:val="0"/>
        </w:rPr>
        <w:t xml:space="preserve">3.1.2 Key Assets</w:t>
      </w:r>
    </w:p>
    <w:p w:rsidR="00000000" w:rsidDel="00000000" w:rsidP="00000000" w:rsidRDefault="00000000" w:rsidRPr="00000000" w14:paraId="00000390">
      <w:pPr>
        <w:rPr>
          <w:sz w:val="28"/>
          <w:szCs w:val="28"/>
        </w:rPr>
      </w:pPr>
      <w:r w:rsidDel="00000000" w:rsidR="00000000" w:rsidRPr="00000000">
        <w:rPr>
          <w:sz w:val="28"/>
          <w:szCs w:val="28"/>
          <w:rtl w:val="0"/>
        </w:rPr>
        <w:t xml:space="preserve">The key assets that must be maintained in the Gel Water Blaster Cannon application system are:</w:t>
      </w:r>
    </w:p>
    <w:p w:rsidR="00000000" w:rsidDel="00000000" w:rsidP="00000000" w:rsidRDefault="00000000" w:rsidRPr="00000000" w14:paraId="00000391">
      <w:pPr>
        <w:rPr>
          <w:sz w:val="28"/>
          <w:szCs w:val="28"/>
        </w:rPr>
      </w:pPr>
      <w:r w:rsidDel="00000000" w:rsidR="00000000" w:rsidRPr="00000000">
        <w:rPr>
          <w:rtl w:val="0"/>
        </w:rPr>
      </w:r>
    </w:p>
    <w:p w:rsidR="00000000" w:rsidDel="00000000" w:rsidP="00000000" w:rsidRDefault="00000000" w:rsidRPr="00000000" w14:paraId="00000392">
      <w:pPr>
        <w:numPr>
          <w:ilvl w:val="0"/>
          <w:numId w:val="9"/>
        </w:numPr>
        <w:spacing w:after="0" w:afterAutospacing="0"/>
        <w:ind w:left="720" w:hanging="360"/>
        <w:rPr>
          <w:sz w:val="28"/>
          <w:szCs w:val="28"/>
        </w:rPr>
      </w:pPr>
      <w:r w:rsidDel="00000000" w:rsidR="00000000" w:rsidRPr="00000000">
        <w:rPr>
          <w:sz w:val="28"/>
          <w:szCs w:val="28"/>
          <w:rtl w:val="0"/>
        </w:rPr>
        <w:t xml:space="preserve">Control software:</w:t>
      </w:r>
    </w:p>
    <w:p w:rsidR="00000000" w:rsidDel="00000000" w:rsidP="00000000" w:rsidRDefault="00000000" w:rsidRPr="00000000" w14:paraId="00000393">
      <w:pPr>
        <w:numPr>
          <w:ilvl w:val="1"/>
          <w:numId w:val="9"/>
        </w:numPr>
        <w:spacing w:after="0" w:afterAutospacing="0" w:before="0" w:beforeAutospacing="0" w:lineRule="auto"/>
        <w:ind w:left="1440" w:hanging="360"/>
        <w:rPr>
          <w:sz w:val="28"/>
          <w:szCs w:val="28"/>
        </w:rPr>
      </w:pPr>
      <w:r w:rsidDel="00000000" w:rsidR="00000000" w:rsidRPr="00000000">
        <w:rPr>
          <w:sz w:val="28"/>
          <w:szCs w:val="28"/>
          <w:rtl w:val="0"/>
        </w:rPr>
        <w:t xml:space="preserve">Servers: Robot Control System</w:t>
      </w:r>
    </w:p>
    <w:p w:rsidR="00000000" w:rsidDel="00000000" w:rsidP="00000000" w:rsidRDefault="00000000" w:rsidRPr="00000000" w14:paraId="00000394">
      <w:pPr>
        <w:numPr>
          <w:ilvl w:val="1"/>
          <w:numId w:val="9"/>
        </w:numPr>
        <w:ind w:left="1440" w:hanging="360"/>
        <w:rPr>
          <w:sz w:val="28"/>
          <w:szCs w:val="28"/>
        </w:rPr>
      </w:pPr>
      <w:r w:rsidDel="00000000" w:rsidR="00000000" w:rsidRPr="00000000">
        <w:rPr>
          <w:sz w:val="28"/>
          <w:szCs w:val="28"/>
          <w:rtl w:val="0"/>
        </w:rPr>
        <w:t xml:space="preserve">Software that controls the robot and its remote user interface.</w:t>
      </w:r>
    </w:p>
    <w:p w:rsidR="00000000" w:rsidDel="00000000" w:rsidP="00000000" w:rsidRDefault="00000000" w:rsidRPr="00000000" w14:paraId="00000395">
      <w:pPr>
        <w:numPr>
          <w:ilvl w:val="1"/>
          <w:numId w:val="9"/>
        </w:numPr>
        <w:ind w:left="1440" w:hanging="360"/>
        <w:rPr>
          <w:sz w:val="28"/>
          <w:szCs w:val="28"/>
        </w:rPr>
      </w:pPr>
      <w:r w:rsidDel="00000000" w:rsidR="00000000" w:rsidRPr="00000000">
        <w:rPr>
          <w:sz w:val="28"/>
          <w:szCs w:val="28"/>
          <w:rtl w:val="0"/>
        </w:rPr>
        <w:t xml:space="preserve">All codes and algorithms associated with control instructions.</w:t>
      </w:r>
    </w:p>
    <w:p w:rsidR="00000000" w:rsidDel="00000000" w:rsidP="00000000" w:rsidRDefault="00000000" w:rsidRPr="00000000" w14:paraId="00000396">
      <w:pPr>
        <w:numPr>
          <w:ilvl w:val="0"/>
          <w:numId w:val="9"/>
        </w:numPr>
        <w:ind w:left="720" w:hanging="360"/>
        <w:rPr>
          <w:sz w:val="28"/>
          <w:szCs w:val="28"/>
        </w:rPr>
      </w:pPr>
      <w:r w:rsidDel="00000000" w:rsidR="00000000" w:rsidRPr="00000000">
        <w:rPr>
          <w:sz w:val="28"/>
          <w:szCs w:val="28"/>
          <w:rtl w:val="0"/>
        </w:rPr>
        <w:t xml:space="preserve">Data:</w:t>
      </w:r>
    </w:p>
    <w:p w:rsidR="00000000" w:rsidDel="00000000" w:rsidP="00000000" w:rsidRDefault="00000000" w:rsidRPr="00000000" w14:paraId="00000397">
      <w:pPr>
        <w:numPr>
          <w:ilvl w:val="1"/>
          <w:numId w:val="9"/>
        </w:numPr>
        <w:ind w:left="1440" w:hanging="360"/>
        <w:rPr>
          <w:sz w:val="28"/>
          <w:szCs w:val="28"/>
        </w:rPr>
      </w:pPr>
      <w:r w:rsidDel="00000000" w:rsidR="00000000" w:rsidRPr="00000000">
        <w:rPr>
          <w:sz w:val="28"/>
          <w:szCs w:val="28"/>
          <w:rtl w:val="0"/>
        </w:rPr>
        <w:t xml:space="preserve">Robot status information, path data, target identification data, etc.</w:t>
      </w:r>
    </w:p>
    <w:p w:rsidR="00000000" w:rsidDel="00000000" w:rsidP="00000000" w:rsidRDefault="00000000" w:rsidRPr="00000000" w14:paraId="00000398">
      <w:pPr>
        <w:numPr>
          <w:ilvl w:val="1"/>
          <w:numId w:val="9"/>
        </w:numPr>
        <w:ind w:left="1440" w:hanging="360"/>
        <w:rPr>
          <w:sz w:val="28"/>
          <w:szCs w:val="28"/>
        </w:rPr>
      </w:pPr>
      <w:r w:rsidDel="00000000" w:rsidR="00000000" w:rsidRPr="00000000">
        <w:rPr>
          <w:sz w:val="28"/>
          <w:szCs w:val="28"/>
          <w:rtl w:val="0"/>
        </w:rPr>
        <w:t xml:space="preserve">User credentials (username, password, etc.)</w:t>
      </w:r>
    </w:p>
    <w:p w:rsidR="00000000" w:rsidDel="00000000" w:rsidP="00000000" w:rsidRDefault="00000000" w:rsidRPr="00000000" w14:paraId="00000399">
      <w:pPr>
        <w:numPr>
          <w:ilvl w:val="1"/>
          <w:numId w:val="9"/>
        </w:numPr>
        <w:ind w:left="1440" w:hanging="360"/>
        <w:rPr>
          <w:sz w:val="28"/>
          <w:szCs w:val="28"/>
        </w:rPr>
      </w:pPr>
      <w:r w:rsidDel="00000000" w:rsidR="00000000" w:rsidRPr="00000000">
        <w:rPr>
          <w:sz w:val="28"/>
          <w:szCs w:val="28"/>
          <w:rtl w:val="0"/>
        </w:rPr>
        <w:t xml:space="preserve">System logs and audit records.</w:t>
      </w:r>
    </w:p>
    <w:p w:rsidR="00000000" w:rsidDel="00000000" w:rsidP="00000000" w:rsidRDefault="00000000" w:rsidRPr="00000000" w14:paraId="0000039A">
      <w:pPr>
        <w:numPr>
          <w:ilvl w:val="0"/>
          <w:numId w:val="9"/>
        </w:numPr>
        <w:ind w:left="720" w:hanging="360"/>
        <w:rPr>
          <w:sz w:val="28"/>
          <w:szCs w:val="28"/>
        </w:rPr>
      </w:pPr>
      <w:r w:rsidDel="00000000" w:rsidR="00000000" w:rsidRPr="00000000">
        <w:rPr>
          <w:sz w:val="28"/>
          <w:szCs w:val="28"/>
          <w:rtl w:val="0"/>
        </w:rPr>
        <w:t xml:space="preserve">Network communication:</w:t>
      </w:r>
    </w:p>
    <w:p w:rsidR="00000000" w:rsidDel="00000000" w:rsidP="00000000" w:rsidRDefault="00000000" w:rsidRPr="00000000" w14:paraId="0000039B">
      <w:pPr>
        <w:numPr>
          <w:ilvl w:val="1"/>
          <w:numId w:val="9"/>
        </w:numPr>
        <w:ind w:left="1440" w:hanging="360"/>
        <w:rPr>
          <w:sz w:val="28"/>
          <w:szCs w:val="28"/>
        </w:rPr>
      </w:pPr>
      <w:r w:rsidDel="00000000" w:rsidR="00000000" w:rsidRPr="00000000">
        <w:rPr>
          <w:sz w:val="28"/>
          <w:szCs w:val="28"/>
          <w:rtl w:val="0"/>
        </w:rPr>
        <w:t xml:space="preserve">TCP/IP communication between robot and remote user interface.</w:t>
      </w:r>
    </w:p>
    <w:p w:rsidR="00000000" w:rsidDel="00000000" w:rsidP="00000000" w:rsidRDefault="00000000" w:rsidRPr="00000000" w14:paraId="0000039C">
      <w:pPr>
        <w:numPr>
          <w:ilvl w:val="1"/>
          <w:numId w:val="9"/>
        </w:numPr>
        <w:ind w:left="1440" w:hanging="360"/>
        <w:rPr>
          <w:sz w:val="28"/>
          <w:szCs w:val="28"/>
        </w:rPr>
      </w:pPr>
      <w:r w:rsidDel="00000000" w:rsidR="00000000" w:rsidRPr="00000000">
        <w:rPr>
          <w:sz w:val="28"/>
          <w:szCs w:val="28"/>
          <w:rtl w:val="0"/>
        </w:rPr>
        <w:t xml:space="preserve">Network settings and configuration data.</w:t>
      </w:r>
    </w:p>
    <w:p w:rsidR="00000000" w:rsidDel="00000000" w:rsidP="00000000" w:rsidRDefault="00000000" w:rsidRPr="00000000" w14:paraId="0000039D">
      <w:pPr>
        <w:numPr>
          <w:ilvl w:val="0"/>
          <w:numId w:val="9"/>
        </w:numPr>
        <w:ind w:left="720" w:hanging="360"/>
        <w:rPr>
          <w:sz w:val="28"/>
          <w:szCs w:val="28"/>
        </w:rPr>
      </w:pPr>
      <w:r w:rsidDel="00000000" w:rsidR="00000000" w:rsidRPr="00000000">
        <w:rPr>
          <w:sz w:val="28"/>
          <w:szCs w:val="28"/>
          <w:rtl w:val="0"/>
        </w:rPr>
        <w:t xml:space="preserve">Secure assets:</w:t>
      </w:r>
    </w:p>
    <w:p w:rsidR="00000000" w:rsidDel="00000000" w:rsidP="00000000" w:rsidRDefault="00000000" w:rsidRPr="00000000" w14:paraId="0000039E">
      <w:pPr>
        <w:numPr>
          <w:ilvl w:val="1"/>
          <w:numId w:val="9"/>
        </w:numPr>
        <w:ind w:left="1440" w:hanging="360"/>
        <w:rPr>
          <w:sz w:val="28"/>
          <w:szCs w:val="28"/>
        </w:rPr>
      </w:pPr>
      <w:r w:rsidDel="00000000" w:rsidR="00000000" w:rsidRPr="00000000">
        <w:rPr>
          <w:sz w:val="28"/>
          <w:szCs w:val="28"/>
          <w:rtl w:val="0"/>
        </w:rPr>
        <w:t xml:space="preserve">User authentication mechanisms (e.g. password, security token)</w:t>
      </w:r>
    </w:p>
    <w:p w:rsidR="00000000" w:rsidDel="00000000" w:rsidP="00000000" w:rsidRDefault="00000000" w:rsidRPr="00000000" w14:paraId="0000039F">
      <w:pPr>
        <w:numPr>
          <w:ilvl w:val="1"/>
          <w:numId w:val="9"/>
        </w:numPr>
        <w:ind w:left="1440" w:hanging="360"/>
        <w:rPr>
          <w:sz w:val="28"/>
          <w:szCs w:val="28"/>
        </w:rPr>
      </w:pPr>
      <w:r w:rsidDel="00000000" w:rsidR="00000000" w:rsidRPr="00000000">
        <w:rPr>
          <w:sz w:val="28"/>
          <w:szCs w:val="28"/>
          <w:rtl w:val="0"/>
        </w:rPr>
        <w:t xml:space="preserve">Encryption keys and certificates.</w:t>
      </w:r>
    </w:p>
    <w:p w:rsidR="00000000" w:rsidDel="00000000" w:rsidP="00000000" w:rsidRDefault="00000000" w:rsidRPr="00000000" w14:paraId="000003A0">
      <w:pPr>
        <w:numPr>
          <w:ilvl w:val="0"/>
          <w:numId w:val="9"/>
        </w:numPr>
        <w:ind w:left="720" w:hanging="360"/>
        <w:rPr>
          <w:sz w:val="28"/>
          <w:szCs w:val="28"/>
        </w:rPr>
      </w:pPr>
      <w:r w:rsidDel="00000000" w:rsidR="00000000" w:rsidRPr="00000000">
        <w:rPr>
          <w:sz w:val="28"/>
          <w:szCs w:val="28"/>
          <w:rtl w:val="0"/>
        </w:rPr>
        <w:t xml:space="preserve">Operating mode and status information:</w:t>
      </w:r>
    </w:p>
    <w:p w:rsidR="00000000" w:rsidDel="00000000" w:rsidP="00000000" w:rsidRDefault="00000000" w:rsidRPr="00000000" w14:paraId="000003A1">
      <w:pPr>
        <w:numPr>
          <w:ilvl w:val="1"/>
          <w:numId w:val="9"/>
        </w:numPr>
        <w:ind w:left="1440" w:hanging="360"/>
        <w:rPr>
          <w:sz w:val="28"/>
          <w:szCs w:val="28"/>
        </w:rPr>
      </w:pPr>
      <w:r w:rsidDel="00000000" w:rsidR="00000000" w:rsidRPr="00000000">
        <w:rPr>
          <w:sz w:val="28"/>
          <w:szCs w:val="28"/>
          <w:rtl w:val="0"/>
        </w:rPr>
        <w:t xml:space="preserve">Different operating modes of the robot (safe mode, free-arm mode, armed manual mode, etc.)</w:t>
      </w:r>
    </w:p>
    <w:p w:rsidR="00000000" w:rsidDel="00000000" w:rsidP="00000000" w:rsidRDefault="00000000" w:rsidRPr="00000000" w14:paraId="000003A2">
      <w:pPr>
        <w:numPr>
          <w:ilvl w:val="1"/>
          <w:numId w:val="9"/>
        </w:numPr>
        <w:ind w:left="1440" w:hanging="360"/>
        <w:rPr>
          <w:sz w:val="28"/>
          <w:szCs w:val="28"/>
        </w:rPr>
      </w:pPr>
      <w:r w:rsidDel="00000000" w:rsidR="00000000" w:rsidRPr="00000000">
        <w:rPr>
          <w:sz w:val="28"/>
          <w:szCs w:val="28"/>
          <w:rtl w:val="0"/>
        </w:rPr>
        <w:t xml:space="preserve">Real-time condition monitoring data (camera feeds, laser status, computer vision information, etc.)</w:t>
      </w:r>
    </w:p>
    <w:p w:rsidR="00000000" w:rsidDel="00000000" w:rsidP="00000000" w:rsidRDefault="00000000" w:rsidRPr="00000000" w14:paraId="000003A3">
      <w:pPr>
        <w:pStyle w:val="Heading2"/>
        <w:rPr/>
      </w:pPr>
      <w:bookmarkStart w:colFirst="0" w:colLast="0" w:name="_287i4ng61cw5" w:id="23"/>
      <w:bookmarkEnd w:id="23"/>
      <w:r w:rsidDel="00000000" w:rsidR="00000000" w:rsidRPr="00000000">
        <w:rPr>
          <w:rtl w:val="0"/>
        </w:rPr>
        <w:t xml:space="preserve">3.1.3 Evaluating connection types and security properties</w:t>
      </w:r>
    </w:p>
    <w:p w:rsidR="00000000" w:rsidDel="00000000" w:rsidP="00000000" w:rsidRDefault="00000000" w:rsidRPr="00000000" w14:paraId="000003A4">
      <w:pPr>
        <w:spacing w:after="240" w:before="240" w:lineRule="auto"/>
        <w:rPr>
          <w:sz w:val="28"/>
          <w:szCs w:val="28"/>
        </w:rPr>
      </w:pPr>
      <w:r w:rsidDel="00000000" w:rsidR="00000000" w:rsidRPr="00000000">
        <w:rPr>
          <w:sz w:val="28"/>
          <w:szCs w:val="28"/>
          <w:rtl w:val="0"/>
        </w:rPr>
        <w:t xml:space="preserve">We evaluated the connection types and related security properties between each component. The security properties were classified according to the CIA (Confidentiality, Integrity, Availability) criteria.</w:t>
      </w:r>
    </w:p>
    <w:p w:rsidR="00000000" w:rsidDel="00000000" w:rsidP="00000000" w:rsidRDefault="00000000" w:rsidRPr="00000000" w14:paraId="000003A5">
      <w:pPr>
        <w:numPr>
          <w:ilvl w:val="0"/>
          <w:numId w:val="18"/>
        </w:numPr>
        <w:spacing w:after="0" w:afterAutospacing="0" w:before="240" w:lineRule="auto"/>
        <w:ind w:left="720" w:hanging="360"/>
        <w:rPr>
          <w:sz w:val="28"/>
          <w:szCs w:val="28"/>
        </w:rPr>
      </w:pPr>
      <w:r w:rsidDel="00000000" w:rsidR="00000000" w:rsidRPr="00000000">
        <w:rPr>
          <w:sz w:val="28"/>
          <w:szCs w:val="28"/>
          <w:rtl w:val="0"/>
        </w:rPr>
        <w:t xml:space="preserve">Security Properties: </w:t>
      </w:r>
    </w:p>
    <w:p w:rsidR="00000000" w:rsidDel="00000000" w:rsidP="00000000" w:rsidRDefault="00000000" w:rsidRPr="00000000" w14:paraId="000003A6">
      <w:pPr>
        <w:numPr>
          <w:ilvl w:val="1"/>
          <w:numId w:val="18"/>
        </w:numPr>
        <w:spacing w:after="0" w:afterAutospacing="0" w:before="0" w:beforeAutospacing="0" w:lineRule="auto"/>
        <w:ind w:left="1440" w:hanging="360"/>
        <w:rPr>
          <w:sz w:val="28"/>
          <w:szCs w:val="28"/>
        </w:rPr>
      </w:pPr>
      <w:r w:rsidDel="00000000" w:rsidR="00000000" w:rsidRPr="00000000">
        <w:rPr>
          <w:sz w:val="28"/>
          <w:szCs w:val="28"/>
          <w:rtl w:val="0"/>
        </w:rPr>
        <w:t xml:space="preserve">Confidentiality</w:t>
      </w:r>
    </w:p>
    <w:p w:rsidR="00000000" w:rsidDel="00000000" w:rsidP="00000000" w:rsidRDefault="00000000" w:rsidRPr="00000000" w14:paraId="000003A7">
      <w:pPr>
        <w:numPr>
          <w:ilvl w:val="1"/>
          <w:numId w:val="18"/>
        </w:numPr>
        <w:spacing w:after="0" w:afterAutospacing="0" w:before="0" w:beforeAutospacing="0" w:lineRule="auto"/>
        <w:ind w:left="1440" w:hanging="360"/>
        <w:rPr>
          <w:sz w:val="28"/>
          <w:szCs w:val="28"/>
        </w:rPr>
      </w:pPr>
      <w:r w:rsidDel="00000000" w:rsidR="00000000" w:rsidRPr="00000000">
        <w:rPr>
          <w:sz w:val="28"/>
          <w:szCs w:val="28"/>
          <w:rtl w:val="0"/>
        </w:rPr>
        <w:t xml:space="preserve">Integrity</w:t>
      </w:r>
    </w:p>
    <w:p w:rsidR="00000000" w:rsidDel="00000000" w:rsidP="00000000" w:rsidRDefault="00000000" w:rsidRPr="00000000" w14:paraId="000003A8">
      <w:pPr>
        <w:numPr>
          <w:ilvl w:val="1"/>
          <w:numId w:val="18"/>
        </w:numPr>
        <w:spacing w:after="240" w:before="0" w:beforeAutospacing="0" w:lineRule="auto"/>
        <w:ind w:left="1440" w:hanging="360"/>
        <w:rPr>
          <w:sz w:val="28"/>
          <w:szCs w:val="28"/>
        </w:rPr>
      </w:pPr>
      <w:r w:rsidDel="00000000" w:rsidR="00000000" w:rsidRPr="00000000">
        <w:rPr>
          <w:sz w:val="28"/>
          <w:szCs w:val="28"/>
          <w:rtl w:val="0"/>
        </w:rPr>
        <w:t xml:space="preserve">Availability</w:t>
      </w:r>
    </w:p>
    <w:p w:rsidR="00000000" w:rsidDel="00000000" w:rsidP="00000000" w:rsidRDefault="00000000" w:rsidRPr="00000000" w14:paraId="000003A9">
      <w:pPr>
        <w:rPr>
          <w:sz w:val="28"/>
          <w:szCs w:val="28"/>
        </w:rPr>
      </w:pPr>
      <w:r w:rsidDel="00000000" w:rsidR="00000000" w:rsidRPr="00000000">
        <w:rPr>
          <w:rtl w:val="0"/>
        </w:rPr>
      </w:r>
    </w:p>
    <w:p w:rsidR="00000000" w:rsidDel="00000000" w:rsidP="00000000" w:rsidRDefault="00000000" w:rsidRPr="00000000" w14:paraId="000003AA">
      <w:pPr>
        <w:rPr/>
      </w:pPr>
      <w:r w:rsidDel="00000000" w:rsidR="00000000" w:rsidRPr="00000000">
        <w:rPr>
          <w:rtl w:val="0"/>
        </w:rPr>
      </w:r>
    </w:p>
    <w:p w:rsidR="00000000" w:rsidDel="00000000" w:rsidP="00000000" w:rsidRDefault="00000000" w:rsidRPr="00000000" w14:paraId="000003AB">
      <w:pPr>
        <w:rPr/>
      </w:pPr>
      <w:r w:rsidDel="00000000" w:rsidR="00000000" w:rsidRPr="00000000">
        <w:rPr>
          <w:rtl w:val="0"/>
        </w:rPr>
      </w:r>
    </w:p>
    <w:p w:rsidR="00000000" w:rsidDel="00000000" w:rsidP="00000000" w:rsidRDefault="00000000" w:rsidRPr="00000000" w14:paraId="000003AC">
      <w:pPr>
        <w:rPr>
          <w:sz w:val="28"/>
          <w:szCs w:val="28"/>
        </w:rPr>
      </w:pPr>
      <w:r w:rsidDel="00000000" w:rsidR="00000000" w:rsidRPr="00000000">
        <w:rPr>
          <w:sz w:val="28"/>
          <w:szCs w:val="28"/>
          <w:rtl w:val="0"/>
        </w:rPr>
        <w:t xml:space="preserve">Security analysis activities were conducted to protect the above assets, and requirements for taking action were derived based on the analysis.</w:t>
      </w:r>
    </w:p>
    <w:p w:rsidR="00000000" w:rsidDel="00000000" w:rsidP="00000000" w:rsidRDefault="00000000" w:rsidRPr="00000000" w14:paraId="000003AD">
      <w:pPr>
        <w:rPr>
          <w:sz w:val="28"/>
          <w:szCs w:val="28"/>
        </w:rPr>
      </w:pPr>
      <w:r w:rsidDel="00000000" w:rsidR="00000000" w:rsidRPr="00000000">
        <w:rPr>
          <w:rtl w:val="0"/>
        </w:rPr>
      </w:r>
    </w:p>
    <w:p w:rsidR="00000000" w:rsidDel="00000000" w:rsidP="00000000" w:rsidRDefault="00000000" w:rsidRPr="00000000" w14:paraId="000003AE">
      <w:pPr>
        <w:rPr>
          <w:sz w:val="28"/>
          <w:szCs w:val="28"/>
        </w:rPr>
      </w:pPr>
      <w:r w:rsidDel="00000000" w:rsidR="00000000" w:rsidRPr="00000000">
        <w:rPr>
          <w:sz w:val="28"/>
          <w:szCs w:val="28"/>
          <w:rtl w:val="0"/>
        </w:rPr>
        <w:t xml:space="preserve">The goal is to ensure safe operation of the system along with guarantees of Confidentiality, Integrity, Availability, Authentication, and Non-repudiation for the assets mentioned above. </w:t>
      </w:r>
    </w:p>
    <w:p w:rsidR="00000000" w:rsidDel="00000000" w:rsidP="00000000" w:rsidRDefault="00000000" w:rsidRPr="00000000" w14:paraId="000003AF">
      <w:pPr>
        <w:rPr/>
      </w:pPr>
      <w:r w:rsidDel="00000000" w:rsidR="00000000" w:rsidRPr="00000000">
        <w:rPr>
          <w:rtl w:val="0"/>
        </w:rPr>
      </w:r>
    </w:p>
    <w:p w:rsidR="00000000" w:rsidDel="00000000" w:rsidP="00000000" w:rsidRDefault="00000000" w:rsidRPr="00000000" w14:paraId="000003B0">
      <w:pPr>
        <w:rPr/>
      </w:pPr>
      <w:r w:rsidDel="00000000" w:rsidR="00000000" w:rsidRPr="00000000">
        <w:rPr>
          <w:rtl w:val="0"/>
        </w:rPr>
      </w:r>
    </w:p>
    <w:p w:rsidR="00000000" w:rsidDel="00000000" w:rsidP="00000000" w:rsidRDefault="00000000" w:rsidRPr="00000000" w14:paraId="000003B1">
      <w:pPr>
        <w:rPr/>
      </w:pPr>
      <w:r w:rsidDel="00000000" w:rsidR="00000000" w:rsidRPr="00000000">
        <w:rPr>
          <w:rtl w:val="0"/>
        </w:rPr>
      </w:r>
    </w:p>
    <w:p w:rsidR="00000000" w:rsidDel="00000000" w:rsidP="00000000" w:rsidRDefault="00000000" w:rsidRPr="00000000" w14:paraId="000003B2">
      <w:pPr>
        <w:pStyle w:val="Heading1"/>
        <w:rPr/>
      </w:pPr>
      <w:bookmarkStart w:colFirst="0" w:colLast="0" w:name="_s8ylsg36v1ac" w:id="24"/>
      <w:bookmarkEnd w:id="24"/>
      <w:r w:rsidDel="00000000" w:rsidR="00000000" w:rsidRPr="00000000">
        <w:rPr>
          <w:rtl w:val="0"/>
        </w:rPr>
        <w:t xml:space="preserve">3.2 Threat &amp; Vulnerability Analysis</w:t>
      </w:r>
    </w:p>
    <w:p w:rsidR="00000000" w:rsidDel="00000000" w:rsidP="00000000" w:rsidRDefault="00000000" w:rsidRPr="00000000" w14:paraId="000003B3">
      <w:pPr>
        <w:pStyle w:val="Heading4"/>
        <w:rPr>
          <w:sz w:val="32"/>
          <w:szCs w:val="32"/>
        </w:rPr>
      </w:pPr>
      <w:bookmarkStart w:colFirst="0" w:colLast="0" w:name="_fh5q9s15oe74" w:id="25"/>
      <w:bookmarkEnd w:id="25"/>
      <w:r w:rsidDel="00000000" w:rsidR="00000000" w:rsidRPr="00000000">
        <w:rPr>
          <w:sz w:val="32"/>
          <w:szCs w:val="32"/>
          <w:rtl w:val="0"/>
        </w:rPr>
        <w:t xml:space="preserve">Identify threats to the system and its vulnerabilities.</w:t>
      </w:r>
    </w:p>
    <w:p w:rsidR="00000000" w:rsidDel="00000000" w:rsidP="00000000" w:rsidRDefault="00000000" w:rsidRPr="00000000" w14:paraId="000003B4">
      <w:pPr>
        <w:rPr>
          <w:sz w:val="28"/>
          <w:szCs w:val="28"/>
        </w:rPr>
      </w:pPr>
      <w:r w:rsidDel="00000000" w:rsidR="00000000" w:rsidRPr="00000000">
        <w:rPr>
          <w:sz w:val="28"/>
          <w:szCs w:val="28"/>
          <w:rtl w:val="0"/>
        </w:rPr>
        <w:t xml:space="preserve">The threat analysis content for assets that need to be protected in servers, networks, and applications derived from the DFD mentioned above is the same as the attached Excel file. </w:t>
      </w:r>
    </w:p>
    <w:p w:rsidR="00000000" w:rsidDel="00000000" w:rsidP="00000000" w:rsidRDefault="00000000" w:rsidRPr="00000000" w14:paraId="000003B5">
      <w:pPr>
        <w:rPr>
          <w:sz w:val="28"/>
          <w:szCs w:val="28"/>
        </w:rPr>
      </w:pPr>
      <w:r w:rsidDel="00000000" w:rsidR="00000000" w:rsidRPr="00000000">
        <w:rPr>
          <w:sz w:val="28"/>
          <w:szCs w:val="28"/>
          <w:rtl w:val="0"/>
        </w:rPr>
        <w:t xml:space="preserve">Major assets were selected for each component (wifi router, robot, user application UI focus) and threat analysis was performed using the STRIDE technique according to their security properties.</w:t>
      </w:r>
    </w:p>
    <w:p w:rsidR="00000000" w:rsidDel="00000000" w:rsidP="00000000" w:rsidRDefault="00000000" w:rsidRPr="00000000" w14:paraId="000003B6">
      <w:pPr>
        <w:rPr>
          <w:sz w:val="28"/>
          <w:szCs w:val="28"/>
        </w:rPr>
      </w:pPr>
      <w:r w:rsidDel="00000000" w:rsidR="00000000" w:rsidRPr="00000000">
        <w:rPr>
          <w:sz w:val="28"/>
          <w:szCs w:val="28"/>
          <w:rtl w:val="0"/>
        </w:rPr>
        <w:t xml:space="preserve">The document contains the results of a threat and vulnerability analysis of the system and an analysis of potential threats to the system, including threats that could affect specific parts of the system or assets.</w:t>
      </w:r>
    </w:p>
    <w:p w:rsidR="00000000" w:rsidDel="00000000" w:rsidP="00000000" w:rsidRDefault="00000000" w:rsidRPr="00000000" w14:paraId="000003B7">
      <w:pPr>
        <w:rPr>
          <w:sz w:val="28"/>
          <w:szCs w:val="28"/>
        </w:rPr>
      </w:pPr>
      <w:r w:rsidDel="00000000" w:rsidR="00000000" w:rsidRPr="00000000">
        <w:rPr>
          <w:rtl w:val="0"/>
        </w:rPr>
      </w:r>
    </w:p>
    <w:p w:rsidR="00000000" w:rsidDel="00000000" w:rsidP="00000000" w:rsidRDefault="00000000" w:rsidRPr="00000000" w14:paraId="000003B8">
      <w:pPr>
        <w:rPr>
          <w:sz w:val="28"/>
          <w:szCs w:val="28"/>
        </w:rPr>
      </w:pPr>
      <w:r w:rsidDel="00000000" w:rsidR="00000000" w:rsidRPr="00000000">
        <w:rPr>
          <w:sz w:val="28"/>
          <w:szCs w:val="28"/>
          <w:rtl w:val="0"/>
        </w:rPr>
        <w:t xml:space="preserve">Below are some excerpts:</w:t>
      </w:r>
    </w:p>
    <w:p w:rsidR="00000000" w:rsidDel="00000000" w:rsidP="00000000" w:rsidRDefault="00000000" w:rsidRPr="00000000" w14:paraId="000003B9">
      <w:pPr>
        <w:rPr>
          <w:sz w:val="28"/>
          <w:szCs w:val="28"/>
        </w:rPr>
      </w:pPr>
      <w:r w:rsidDel="00000000" w:rsidR="00000000" w:rsidRPr="00000000">
        <w:rPr>
          <w:sz w:val="28"/>
          <w:szCs w:val="28"/>
        </w:rPr>
        <mc:AlternateContent>
          <mc:Choice Requires="wpg">
            <w:drawing>
              <wp:inline distB="114300" distT="114300" distL="114300" distR="114300">
                <wp:extent cx="5731200" cy="2057400"/>
                <wp:effectExtent b="0" l="0" r="0" t="0"/>
                <wp:docPr id="1" name=""/>
                <a:graphic>
                  <a:graphicData uri="http://schemas.microsoft.com/office/word/2010/wordprocessingGroup">
                    <wpg:wgp>
                      <wpg:cNvGrpSpPr/>
                      <wpg:grpSpPr>
                        <a:xfrm>
                          <a:off x="152400" y="152400"/>
                          <a:ext cx="5731200" cy="2057400"/>
                          <a:chOff x="152400" y="152400"/>
                          <a:chExt cx="7315200" cy="2623750"/>
                        </a:xfrm>
                      </wpg:grpSpPr>
                      <pic:pic>
                        <pic:nvPicPr>
                          <pic:cNvPr id="2" name="Shape 2"/>
                          <pic:cNvPicPr preferRelativeResize="0"/>
                        </pic:nvPicPr>
                        <pic:blipFill>
                          <a:blip r:embed="rId12">
                            <a:alphaModFix/>
                          </a:blip>
                          <a:stretch>
                            <a:fillRect/>
                          </a:stretch>
                        </pic:blipFill>
                        <pic:spPr>
                          <a:xfrm>
                            <a:off x="152400" y="152400"/>
                            <a:ext cx="7315198" cy="2012138"/>
                          </a:xfrm>
                          <a:prstGeom prst="rect">
                            <a:avLst/>
                          </a:prstGeom>
                          <a:noFill/>
                          <a:ln>
                            <a:noFill/>
                          </a:ln>
                        </pic:spPr>
                      </pic:pic>
                      <wps:wsp>
                        <wps:cNvSpPr txBox="1"/>
                        <wps:cNvPr id="3" name="Shape 3"/>
                        <wps:spPr>
                          <a:xfrm>
                            <a:off x="1411975" y="2224150"/>
                            <a:ext cx="5146500" cy="552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Figure. Example of identifying threats and vulnerabilities ]</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731200" cy="2057400"/>
                <wp:effectExtent b="0" l="0" r="0" t="0"/>
                <wp:docPr id="1" name="image5.png"/>
                <a:graphic>
                  <a:graphicData uri="http://schemas.openxmlformats.org/drawingml/2006/picture">
                    <pic:pic>
                      <pic:nvPicPr>
                        <pic:cNvPr id="0" name="image5.png"/>
                        <pic:cNvPicPr preferRelativeResize="0"/>
                      </pic:nvPicPr>
                      <pic:blipFill>
                        <a:blip r:embed="rId13"/>
                        <a:srcRect/>
                        <a:stretch>
                          <a:fillRect/>
                        </a:stretch>
                      </pic:blipFill>
                      <pic:spPr>
                        <a:xfrm>
                          <a:off x="0" y="0"/>
                          <a:ext cx="5731200" cy="2057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BA">
      <w:pPr>
        <w:pStyle w:val="Heading2"/>
        <w:keepNext w:val="0"/>
        <w:keepLines w:val="0"/>
        <w:spacing w:after="40" w:before="240" w:lineRule="auto"/>
        <w:rPr/>
      </w:pPr>
      <w:bookmarkStart w:colFirst="0" w:colLast="0" w:name="_bc1fnvz81o7c" w:id="26"/>
      <w:bookmarkEnd w:id="26"/>
      <w:r w:rsidDel="00000000" w:rsidR="00000000" w:rsidRPr="00000000">
        <w:rPr>
          <w:rtl w:val="0"/>
        </w:rPr>
        <w:t xml:space="preserve">3.2.1 Case 1:Denial of Service(DoS)</w:t>
      </w:r>
    </w:p>
    <w:p w:rsidR="00000000" w:rsidDel="00000000" w:rsidP="00000000" w:rsidRDefault="00000000" w:rsidRPr="00000000" w14:paraId="000003BB">
      <w:pPr>
        <w:numPr>
          <w:ilvl w:val="0"/>
          <w:numId w:val="12"/>
        </w:numPr>
        <w:spacing w:after="0" w:afterAutospacing="0" w:before="240" w:lineRule="auto"/>
        <w:ind w:left="720" w:hanging="360"/>
        <w:rPr>
          <w:sz w:val="28"/>
          <w:szCs w:val="28"/>
        </w:rPr>
      </w:pPr>
      <w:r w:rsidDel="00000000" w:rsidR="00000000" w:rsidRPr="00000000">
        <w:rPr>
          <w:sz w:val="28"/>
          <w:szCs w:val="28"/>
          <w:rtl w:val="0"/>
        </w:rPr>
        <w:t xml:space="preserve">Components and Assets:</w:t>
      </w:r>
    </w:p>
    <w:p w:rsidR="00000000" w:rsidDel="00000000" w:rsidP="00000000" w:rsidRDefault="00000000" w:rsidRPr="00000000" w14:paraId="000003BC">
      <w:pPr>
        <w:numPr>
          <w:ilvl w:val="1"/>
          <w:numId w:val="12"/>
        </w:numPr>
        <w:spacing w:after="0" w:afterAutospacing="0" w:before="0" w:beforeAutospacing="0" w:lineRule="auto"/>
        <w:ind w:left="1440" w:hanging="360"/>
        <w:rPr>
          <w:sz w:val="28"/>
          <w:szCs w:val="28"/>
        </w:rPr>
      </w:pPr>
      <w:r w:rsidDel="00000000" w:rsidR="00000000" w:rsidRPr="00000000">
        <w:rPr>
          <w:sz w:val="28"/>
          <w:szCs w:val="28"/>
          <w:rtl w:val="0"/>
        </w:rPr>
        <w:t xml:space="preserve">Function: Network</w:t>
      </w:r>
    </w:p>
    <w:p w:rsidR="00000000" w:rsidDel="00000000" w:rsidP="00000000" w:rsidRDefault="00000000" w:rsidRPr="00000000" w14:paraId="000003BD">
      <w:pPr>
        <w:numPr>
          <w:ilvl w:val="1"/>
          <w:numId w:val="12"/>
        </w:numPr>
        <w:spacing w:after="0" w:afterAutospacing="0" w:before="0" w:beforeAutospacing="0" w:lineRule="auto"/>
        <w:ind w:left="1440" w:hanging="360"/>
        <w:rPr>
          <w:sz w:val="28"/>
          <w:szCs w:val="28"/>
        </w:rPr>
      </w:pPr>
      <w:r w:rsidDel="00000000" w:rsidR="00000000" w:rsidRPr="00000000">
        <w:rPr>
          <w:sz w:val="28"/>
          <w:szCs w:val="28"/>
          <w:rtl w:val="0"/>
        </w:rPr>
        <w:t xml:space="preserve">Components: Wifi Router/Robot</w:t>
      </w:r>
    </w:p>
    <w:p w:rsidR="00000000" w:rsidDel="00000000" w:rsidP="00000000" w:rsidRDefault="00000000" w:rsidRPr="00000000" w14:paraId="000003BE">
      <w:pPr>
        <w:numPr>
          <w:ilvl w:val="1"/>
          <w:numId w:val="12"/>
        </w:numPr>
        <w:spacing w:after="0" w:afterAutospacing="0" w:before="0" w:beforeAutospacing="0" w:lineRule="auto"/>
        <w:ind w:left="1440" w:hanging="360"/>
        <w:rPr>
          <w:sz w:val="28"/>
          <w:szCs w:val="28"/>
        </w:rPr>
      </w:pPr>
      <w:r w:rsidDel="00000000" w:rsidR="00000000" w:rsidRPr="00000000">
        <w:rPr>
          <w:sz w:val="28"/>
          <w:szCs w:val="28"/>
          <w:rtl w:val="0"/>
        </w:rPr>
        <w:t xml:space="preserve">Assets: TCP Packet</w:t>
      </w:r>
    </w:p>
    <w:p w:rsidR="00000000" w:rsidDel="00000000" w:rsidP="00000000" w:rsidRDefault="00000000" w:rsidRPr="00000000" w14:paraId="000003BF">
      <w:pPr>
        <w:numPr>
          <w:ilvl w:val="0"/>
          <w:numId w:val="12"/>
        </w:numPr>
        <w:spacing w:after="0" w:afterAutospacing="0" w:before="0" w:beforeAutospacing="0" w:lineRule="auto"/>
        <w:ind w:left="720" w:hanging="360"/>
        <w:rPr>
          <w:sz w:val="28"/>
          <w:szCs w:val="28"/>
        </w:rPr>
      </w:pPr>
      <w:r w:rsidDel="00000000" w:rsidR="00000000" w:rsidRPr="00000000">
        <w:rPr>
          <w:sz w:val="28"/>
          <w:szCs w:val="28"/>
          <w:rtl w:val="0"/>
        </w:rPr>
        <w:t xml:space="preserve">Connection Type and Security Properties:</w:t>
      </w:r>
    </w:p>
    <w:p w:rsidR="00000000" w:rsidDel="00000000" w:rsidP="00000000" w:rsidRDefault="00000000" w:rsidRPr="00000000" w14:paraId="000003C0">
      <w:pPr>
        <w:numPr>
          <w:ilvl w:val="1"/>
          <w:numId w:val="12"/>
        </w:numPr>
        <w:spacing w:after="0" w:afterAutospacing="0" w:before="0" w:beforeAutospacing="0" w:lineRule="auto"/>
        <w:ind w:left="1440" w:hanging="360"/>
        <w:rPr>
          <w:sz w:val="28"/>
          <w:szCs w:val="28"/>
        </w:rPr>
      </w:pPr>
      <w:r w:rsidDel="00000000" w:rsidR="00000000" w:rsidRPr="00000000">
        <w:rPr>
          <w:sz w:val="28"/>
          <w:szCs w:val="28"/>
          <w:rtl w:val="0"/>
        </w:rPr>
        <w:t xml:space="preserve">Connection Type: TCP Connection (Robot to Wifi Router)</w:t>
      </w:r>
    </w:p>
    <w:p w:rsidR="00000000" w:rsidDel="00000000" w:rsidP="00000000" w:rsidRDefault="00000000" w:rsidRPr="00000000" w14:paraId="000003C1">
      <w:pPr>
        <w:numPr>
          <w:ilvl w:val="1"/>
          <w:numId w:val="12"/>
        </w:numPr>
        <w:spacing w:after="0" w:afterAutospacing="0" w:before="0" w:beforeAutospacing="0" w:lineRule="auto"/>
        <w:ind w:left="1440" w:hanging="360"/>
        <w:rPr>
          <w:sz w:val="28"/>
          <w:szCs w:val="28"/>
        </w:rPr>
      </w:pPr>
      <w:r w:rsidDel="00000000" w:rsidR="00000000" w:rsidRPr="00000000">
        <w:rPr>
          <w:sz w:val="28"/>
          <w:szCs w:val="28"/>
          <w:rtl w:val="0"/>
        </w:rPr>
        <w:t xml:space="preserve">Security Properties: Confidentiality: -, Integrity: -, Availability: O</w:t>
      </w:r>
    </w:p>
    <w:p w:rsidR="00000000" w:rsidDel="00000000" w:rsidP="00000000" w:rsidRDefault="00000000" w:rsidRPr="00000000" w14:paraId="000003C2">
      <w:pPr>
        <w:numPr>
          <w:ilvl w:val="0"/>
          <w:numId w:val="12"/>
        </w:numPr>
        <w:spacing w:after="0" w:afterAutospacing="0" w:before="0" w:beforeAutospacing="0" w:lineRule="auto"/>
        <w:ind w:left="720" w:hanging="360"/>
        <w:rPr>
          <w:sz w:val="28"/>
          <w:szCs w:val="28"/>
        </w:rPr>
      </w:pPr>
      <w:r w:rsidDel="00000000" w:rsidR="00000000" w:rsidRPr="00000000">
        <w:rPr>
          <w:sz w:val="28"/>
          <w:szCs w:val="28"/>
          <w:rtl w:val="0"/>
        </w:rPr>
        <w:t xml:space="preserve">Threat Category: Denial Of Service</w:t>
      </w:r>
    </w:p>
    <w:p w:rsidR="00000000" w:rsidDel="00000000" w:rsidP="00000000" w:rsidRDefault="00000000" w:rsidRPr="00000000" w14:paraId="000003C3">
      <w:pPr>
        <w:numPr>
          <w:ilvl w:val="0"/>
          <w:numId w:val="12"/>
        </w:numPr>
        <w:spacing w:after="0" w:afterAutospacing="0" w:before="0" w:beforeAutospacing="0" w:lineRule="auto"/>
        <w:ind w:left="720" w:hanging="360"/>
        <w:rPr>
          <w:sz w:val="28"/>
          <w:szCs w:val="28"/>
        </w:rPr>
      </w:pPr>
      <w:r w:rsidDel="00000000" w:rsidR="00000000" w:rsidRPr="00000000">
        <w:rPr>
          <w:sz w:val="28"/>
          <w:szCs w:val="28"/>
          <w:rtl w:val="0"/>
        </w:rPr>
        <w:t xml:space="preserve">Threat Scenario:</w:t>
      </w:r>
    </w:p>
    <w:p w:rsidR="00000000" w:rsidDel="00000000" w:rsidP="00000000" w:rsidRDefault="00000000" w:rsidRPr="00000000" w14:paraId="000003C4">
      <w:pPr>
        <w:numPr>
          <w:ilvl w:val="1"/>
          <w:numId w:val="12"/>
        </w:numPr>
        <w:spacing w:after="0" w:afterAutospacing="0" w:before="0" w:beforeAutospacing="0" w:lineRule="auto"/>
        <w:ind w:left="1440" w:hanging="360"/>
        <w:rPr>
          <w:sz w:val="28"/>
          <w:szCs w:val="28"/>
        </w:rPr>
      </w:pPr>
      <w:r w:rsidDel="00000000" w:rsidR="00000000" w:rsidRPr="00000000">
        <w:rPr>
          <w:sz w:val="28"/>
          <w:szCs w:val="28"/>
          <w:rtl w:val="0"/>
        </w:rPr>
        <w:t xml:space="preserve">If network traffic becomes saturated, normal data transmission may be disrupted, preventing the robot's control signals or status updates from being sent to the remote user interface.</w:t>
      </w:r>
    </w:p>
    <w:p w:rsidR="00000000" w:rsidDel="00000000" w:rsidP="00000000" w:rsidRDefault="00000000" w:rsidRPr="00000000" w14:paraId="000003C5">
      <w:pPr>
        <w:numPr>
          <w:ilvl w:val="2"/>
          <w:numId w:val="12"/>
        </w:numPr>
        <w:spacing w:after="0" w:afterAutospacing="0" w:before="0" w:beforeAutospacing="0" w:lineRule="auto"/>
        <w:ind w:left="2160" w:hanging="360"/>
        <w:rPr>
          <w:sz w:val="28"/>
          <w:szCs w:val="28"/>
        </w:rPr>
      </w:pPr>
      <w:r w:rsidDel="00000000" w:rsidR="00000000" w:rsidRPr="00000000">
        <w:rPr>
          <w:sz w:val="28"/>
          <w:szCs w:val="28"/>
          <w:rtl w:val="0"/>
        </w:rPr>
        <w:t xml:space="preserve">Network issues can prevent robots from taking emergency action, such as going into safe mode or detecting danger and alerting operators.</w:t>
      </w:r>
    </w:p>
    <w:p w:rsidR="00000000" w:rsidDel="00000000" w:rsidP="00000000" w:rsidRDefault="00000000" w:rsidRPr="00000000" w14:paraId="000003C6">
      <w:pPr>
        <w:numPr>
          <w:ilvl w:val="2"/>
          <w:numId w:val="12"/>
        </w:numPr>
        <w:spacing w:after="240" w:before="0" w:beforeAutospacing="0" w:lineRule="auto"/>
        <w:ind w:left="2160" w:hanging="360"/>
        <w:rPr>
          <w:sz w:val="28"/>
          <w:szCs w:val="28"/>
        </w:rPr>
      </w:pPr>
      <w:r w:rsidDel="00000000" w:rsidR="00000000" w:rsidRPr="00000000">
        <w:rPr>
          <w:sz w:val="28"/>
          <w:szCs w:val="28"/>
          <w:rtl w:val="0"/>
        </w:rPr>
        <w:t xml:space="preserve">If the bot is approaching the target, commands that should be adjusted in real-time may not be delivered, which may cause accidents or incorrect operations.</w:t>
      </w:r>
    </w:p>
    <w:p w:rsidR="00000000" w:rsidDel="00000000" w:rsidP="00000000" w:rsidRDefault="00000000" w:rsidRPr="00000000" w14:paraId="000003C7">
      <w:pPr>
        <w:pStyle w:val="Heading2"/>
        <w:keepNext w:val="0"/>
        <w:keepLines w:val="0"/>
        <w:spacing w:after="40" w:before="240" w:lineRule="auto"/>
        <w:rPr/>
      </w:pPr>
      <w:bookmarkStart w:colFirst="0" w:colLast="0" w:name="_4r58nt9ifju6" w:id="27"/>
      <w:bookmarkEnd w:id="27"/>
      <w:r w:rsidDel="00000000" w:rsidR="00000000" w:rsidRPr="00000000">
        <w:rPr>
          <w:rtl w:val="0"/>
        </w:rPr>
        <w:t xml:space="preserve">3.2.2 Case 2: Information Disclosure</w:t>
      </w:r>
    </w:p>
    <w:p w:rsidR="00000000" w:rsidDel="00000000" w:rsidP="00000000" w:rsidRDefault="00000000" w:rsidRPr="00000000" w14:paraId="000003C8">
      <w:pPr>
        <w:numPr>
          <w:ilvl w:val="0"/>
          <w:numId w:val="19"/>
        </w:numPr>
        <w:spacing w:after="0" w:afterAutospacing="0" w:before="240" w:lineRule="auto"/>
        <w:ind w:left="720" w:hanging="360"/>
        <w:rPr>
          <w:sz w:val="28"/>
          <w:szCs w:val="28"/>
        </w:rPr>
      </w:pPr>
      <w:r w:rsidDel="00000000" w:rsidR="00000000" w:rsidRPr="00000000">
        <w:rPr>
          <w:sz w:val="28"/>
          <w:szCs w:val="28"/>
          <w:rtl w:val="0"/>
        </w:rPr>
        <w:t xml:space="preserve">Components and Assets:</w:t>
      </w:r>
    </w:p>
    <w:p w:rsidR="00000000" w:rsidDel="00000000" w:rsidP="00000000" w:rsidRDefault="00000000" w:rsidRPr="00000000" w14:paraId="000003C9">
      <w:pPr>
        <w:numPr>
          <w:ilvl w:val="1"/>
          <w:numId w:val="19"/>
        </w:numPr>
        <w:spacing w:after="0" w:afterAutospacing="0" w:before="0" w:beforeAutospacing="0" w:lineRule="auto"/>
        <w:ind w:left="1440" w:hanging="360"/>
        <w:rPr>
          <w:sz w:val="28"/>
          <w:szCs w:val="28"/>
        </w:rPr>
      </w:pPr>
      <w:r w:rsidDel="00000000" w:rsidR="00000000" w:rsidRPr="00000000">
        <w:rPr>
          <w:sz w:val="28"/>
          <w:szCs w:val="28"/>
          <w:rtl w:val="0"/>
        </w:rPr>
        <w:t xml:space="preserve">Function: Network</w:t>
      </w:r>
    </w:p>
    <w:p w:rsidR="00000000" w:rsidDel="00000000" w:rsidP="00000000" w:rsidRDefault="00000000" w:rsidRPr="00000000" w14:paraId="000003CA">
      <w:pPr>
        <w:numPr>
          <w:ilvl w:val="1"/>
          <w:numId w:val="19"/>
        </w:numPr>
        <w:spacing w:after="0" w:afterAutospacing="0" w:before="0" w:beforeAutospacing="0" w:lineRule="auto"/>
        <w:ind w:left="1440" w:hanging="360"/>
        <w:rPr>
          <w:sz w:val="28"/>
          <w:szCs w:val="28"/>
        </w:rPr>
      </w:pPr>
      <w:r w:rsidDel="00000000" w:rsidR="00000000" w:rsidRPr="00000000">
        <w:rPr>
          <w:sz w:val="28"/>
          <w:szCs w:val="28"/>
          <w:rtl w:val="0"/>
        </w:rPr>
        <w:t xml:space="preserve">Components: Wifi Router/Robot</w:t>
      </w:r>
    </w:p>
    <w:p w:rsidR="00000000" w:rsidDel="00000000" w:rsidP="00000000" w:rsidRDefault="00000000" w:rsidRPr="00000000" w14:paraId="000003CB">
      <w:pPr>
        <w:numPr>
          <w:ilvl w:val="1"/>
          <w:numId w:val="19"/>
        </w:numPr>
        <w:spacing w:after="0" w:afterAutospacing="0" w:before="0" w:beforeAutospacing="0" w:lineRule="auto"/>
        <w:ind w:left="1440" w:hanging="360"/>
        <w:rPr>
          <w:sz w:val="28"/>
          <w:szCs w:val="28"/>
        </w:rPr>
      </w:pPr>
      <w:r w:rsidDel="00000000" w:rsidR="00000000" w:rsidRPr="00000000">
        <w:rPr>
          <w:sz w:val="28"/>
          <w:szCs w:val="28"/>
          <w:rtl w:val="0"/>
        </w:rPr>
        <w:t xml:space="preserve">Assets: TCP Packet</w:t>
      </w:r>
    </w:p>
    <w:p w:rsidR="00000000" w:rsidDel="00000000" w:rsidP="00000000" w:rsidRDefault="00000000" w:rsidRPr="00000000" w14:paraId="000003CC">
      <w:pPr>
        <w:numPr>
          <w:ilvl w:val="0"/>
          <w:numId w:val="19"/>
        </w:numPr>
        <w:spacing w:after="0" w:afterAutospacing="0" w:before="0" w:beforeAutospacing="0" w:lineRule="auto"/>
        <w:ind w:left="720" w:hanging="360"/>
        <w:rPr>
          <w:sz w:val="28"/>
          <w:szCs w:val="28"/>
        </w:rPr>
      </w:pPr>
      <w:r w:rsidDel="00000000" w:rsidR="00000000" w:rsidRPr="00000000">
        <w:rPr>
          <w:sz w:val="28"/>
          <w:szCs w:val="28"/>
          <w:rtl w:val="0"/>
        </w:rPr>
        <w:t xml:space="preserve">Connection Type and Security Properties:</w:t>
      </w:r>
    </w:p>
    <w:p w:rsidR="00000000" w:rsidDel="00000000" w:rsidP="00000000" w:rsidRDefault="00000000" w:rsidRPr="00000000" w14:paraId="000003CD">
      <w:pPr>
        <w:numPr>
          <w:ilvl w:val="1"/>
          <w:numId w:val="19"/>
        </w:numPr>
        <w:spacing w:after="0" w:afterAutospacing="0" w:before="0" w:beforeAutospacing="0" w:lineRule="auto"/>
        <w:ind w:left="1440" w:hanging="360"/>
        <w:rPr>
          <w:sz w:val="28"/>
          <w:szCs w:val="28"/>
        </w:rPr>
      </w:pPr>
      <w:r w:rsidDel="00000000" w:rsidR="00000000" w:rsidRPr="00000000">
        <w:rPr>
          <w:sz w:val="28"/>
          <w:szCs w:val="28"/>
          <w:rtl w:val="0"/>
        </w:rPr>
        <w:t xml:space="preserve">Connection Type: TCP Connection (Robot to Wifi Router)</w:t>
      </w:r>
    </w:p>
    <w:p w:rsidR="00000000" w:rsidDel="00000000" w:rsidP="00000000" w:rsidRDefault="00000000" w:rsidRPr="00000000" w14:paraId="000003CE">
      <w:pPr>
        <w:numPr>
          <w:ilvl w:val="1"/>
          <w:numId w:val="19"/>
        </w:numPr>
        <w:spacing w:after="0" w:afterAutospacing="0" w:before="0" w:beforeAutospacing="0" w:lineRule="auto"/>
        <w:ind w:left="1440" w:hanging="360"/>
        <w:rPr>
          <w:sz w:val="28"/>
          <w:szCs w:val="28"/>
        </w:rPr>
      </w:pPr>
      <w:r w:rsidDel="00000000" w:rsidR="00000000" w:rsidRPr="00000000">
        <w:rPr>
          <w:sz w:val="28"/>
          <w:szCs w:val="28"/>
          <w:rtl w:val="0"/>
        </w:rPr>
        <w:t xml:space="preserve">Security Properties: Confidentiality: -, Integrity: O, Availability: O</w:t>
      </w:r>
    </w:p>
    <w:p w:rsidR="00000000" w:rsidDel="00000000" w:rsidP="00000000" w:rsidRDefault="00000000" w:rsidRPr="00000000" w14:paraId="000003CF">
      <w:pPr>
        <w:numPr>
          <w:ilvl w:val="0"/>
          <w:numId w:val="19"/>
        </w:numPr>
        <w:spacing w:after="0" w:afterAutospacing="0" w:before="0" w:beforeAutospacing="0" w:lineRule="auto"/>
        <w:ind w:left="720" w:hanging="360"/>
        <w:rPr>
          <w:sz w:val="28"/>
          <w:szCs w:val="28"/>
        </w:rPr>
      </w:pPr>
      <w:r w:rsidDel="00000000" w:rsidR="00000000" w:rsidRPr="00000000">
        <w:rPr>
          <w:sz w:val="28"/>
          <w:szCs w:val="28"/>
          <w:rtl w:val="0"/>
        </w:rPr>
        <w:t xml:space="preserve">Threat Category: Information Disclosure</w:t>
      </w:r>
    </w:p>
    <w:p w:rsidR="00000000" w:rsidDel="00000000" w:rsidP="00000000" w:rsidRDefault="00000000" w:rsidRPr="00000000" w14:paraId="000003D0">
      <w:pPr>
        <w:numPr>
          <w:ilvl w:val="0"/>
          <w:numId w:val="19"/>
        </w:numPr>
        <w:spacing w:after="0" w:afterAutospacing="0" w:before="0" w:beforeAutospacing="0" w:lineRule="auto"/>
        <w:ind w:left="720" w:hanging="360"/>
        <w:rPr>
          <w:sz w:val="28"/>
          <w:szCs w:val="28"/>
        </w:rPr>
      </w:pPr>
      <w:r w:rsidDel="00000000" w:rsidR="00000000" w:rsidRPr="00000000">
        <w:rPr>
          <w:sz w:val="28"/>
          <w:szCs w:val="28"/>
          <w:rtl w:val="0"/>
        </w:rPr>
        <w:t xml:space="preserve">Threat Scenario:</w:t>
      </w:r>
    </w:p>
    <w:p w:rsidR="00000000" w:rsidDel="00000000" w:rsidP="00000000" w:rsidRDefault="00000000" w:rsidRPr="00000000" w14:paraId="000003D1">
      <w:pPr>
        <w:numPr>
          <w:ilvl w:val="1"/>
          <w:numId w:val="19"/>
        </w:numPr>
        <w:spacing w:after="0" w:afterAutospacing="0" w:before="0" w:beforeAutospacing="0" w:lineRule="auto"/>
        <w:ind w:left="1440" w:hanging="360"/>
        <w:rPr>
          <w:sz w:val="28"/>
          <w:szCs w:val="28"/>
        </w:rPr>
      </w:pPr>
      <w:r w:rsidDel="00000000" w:rsidR="00000000" w:rsidRPr="00000000">
        <w:rPr>
          <w:sz w:val="28"/>
          <w:szCs w:val="28"/>
          <w:rtl w:val="0"/>
        </w:rPr>
        <w:t xml:space="preserve">An attacker can intercept TCP communication between the robot and the router and modify the data. This causes the robot to perform incorrect actions if an attacker modifies the robot's command data.</w:t>
      </w:r>
    </w:p>
    <w:p w:rsidR="00000000" w:rsidDel="00000000" w:rsidP="00000000" w:rsidRDefault="00000000" w:rsidRPr="00000000" w14:paraId="000003D2">
      <w:pPr>
        <w:numPr>
          <w:ilvl w:val="1"/>
          <w:numId w:val="19"/>
        </w:numPr>
        <w:spacing w:after="240" w:before="0" w:beforeAutospacing="0" w:lineRule="auto"/>
        <w:ind w:left="1440" w:hanging="360"/>
        <w:rPr>
          <w:sz w:val="28"/>
          <w:szCs w:val="28"/>
        </w:rPr>
      </w:pPr>
      <w:r w:rsidDel="00000000" w:rsidR="00000000" w:rsidRPr="00000000">
        <w:rPr>
          <w:sz w:val="28"/>
          <w:szCs w:val="28"/>
          <w:rtl w:val="0"/>
        </w:rPr>
        <w:t xml:space="preserve">If an attacker modifies or deletes the robot's safety-related messages, the robot's safety protocols may not function properly. This could result in the robot operating in a dangerous state or failing to enter safe mode when needed, which could lead to a serious accident.</w:t>
      </w:r>
    </w:p>
    <w:p w:rsidR="00000000" w:rsidDel="00000000" w:rsidP="00000000" w:rsidRDefault="00000000" w:rsidRPr="00000000" w14:paraId="000003D3">
      <w:pPr>
        <w:ind w:left="0" w:firstLine="0"/>
        <w:rPr/>
      </w:pPr>
      <w:r w:rsidDel="00000000" w:rsidR="00000000" w:rsidRPr="00000000">
        <w:rPr>
          <w:rtl w:val="0"/>
        </w:rPr>
      </w:r>
    </w:p>
    <w:p w:rsidR="00000000" w:rsidDel="00000000" w:rsidP="00000000" w:rsidRDefault="00000000" w:rsidRPr="00000000" w14:paraId="000003D4">
      <w:pPr>
        <w:pStyle w:val="Heading1"/>
        <w:rPr/>
      </w:pPr>
      <w:bookmarkStart w:colFirst="0" w:colLast="0" w:name="_sp3om5gfxa49" w:id="28"/>
      <w:bookmarkEnd w:id="28"/>
      <w:r w:rsidDel="00000000" w:rsidR="00000000" w:rsidRPr="00000000">
        <w:rPr>
          <w:rtl w:val="0"/>
        </w:rPr>
        <w:t xml:space="preserve">3.3. Security Risk Assessment</w:t>
      </w:r>
    </w:p>
    <w:p w:rsidR="00000000" w:rsidDel="00000000" w:rsidP="00000000" w:rsidRDefault="00000000" w:rsidRPr="00000000" w14:paraId="000003D5">
      <w:pPr>
        <w:pStyle w:val="Heading2"/>
        <w:rPr/>
      </w:pPr>
      <w:bookmarkStart w:colFirst="0" w:colLast="0" w:name="_vyscixex8hdk" w:id="29"/>
      <w:bookmarkEnd w:id="29"/>
      <w:r w:rsidDel="00000000" w:rsidR="00000000" w:rsidRPr="00000000">
        <w:rPr>
          <w:rtl w:val="0"/>
        </w:rPr>
        <w:t xml:space="preserve">3.3.1 Assess Risks</w:t>
      </w:r>
    </w:p>
    <w:p w:rsidR="00000000" w:rsidDel="00000000" w:rsidP="00000000" w:rsidRDefault="00000000" w:rsidRPr="00000000" w14:paraId="000003D6">
      <w:pPr>
        <w:rPr>
          <w:sz w:val="28"/>
          <w:szCs w:val="28"/>
        </w:rPr>
      </w:pPr>
      <w:r w:rsidDel="00000000" w:rsidR="00000000" w:rsidRPr="00000000">
        <w:rPr>
          <w:sz w:val="28"/>
          <w:szCs w:val="28"/>
          <w:rtl w:val="0"/>
        </w:rPr>
        <w:t xml:space="preserve">The standards for Impact Rating and Attack feasibility Rating are as shown in the table below.</w:t>
      </w:r>
    </w:p>
    <w:p w:rsidR="00000000" w:rsidDel="00000000" w:rsidP="00000000" w:rsidRDefault="00000000" w:rsidRPr="00000000" w14:paraId="000003D7">
      <w:pPr>
        <w:rPr/>
      </w:pPr>
      <w:r w:rsidDel="00000000" w:rsidR="00000000" w:rsidRPr="00000000">
        <w:rPr/>
        <mc:AlternateContent>
          <mc:Choice Requires="wpg">
            <w:drawing>
              <wp:inline distB="114300" distT="114300" distL="114300" distR="114300">
                <wp:extent cx="5731200" cy="2044700"/>
                <wp:effectExtent b="0" l="0" r="0" t="0"/>
                <wp:docPr id="7" name=""/>
                <a:graphic>
                  <a:graphicData uri="http://schemas.microsoft.com/office/word/2010/wordprocessingGroup">
                    <wpg:wgp>
                      <wpg:cNvGrpSpPr/>
                      <wpg:grpSpPr>
                        <a:xfrm>
                          <a:off x="152400" y="152400"/>
                          <a:ext cx="5731200" cy="2044700"/>
                          <a:chOff x="152400" y="152400"/>
                          <a:chExt cx="8839225" cy="3141850"/>
                        </a:xfrm>
                      </wpg:grpSpPr>
                      <pic:pic>
                        <pic:nvPicPr>
                          <pic:cNvPr id="13" name="Shape 13"/>
                          <pic:cNvPicPr preferRelativeResize="0"/>
                        </pic:nvPicPr>
                        <pic:blipFill>
                          <a:blip r:embed="rId14">
                            <a:alphaModFix/>
                          </a:blip>
                          <a:stretch>
                            <a:fillRect/>
                          </a:stretch>
                        </pic:blipFill>
                        <pic:spPr>
                          <a:xfrm>
                            <a:off x="152400" y="152400"/>
                            <a:ext cx="8839203" cy="2741661"/>
                          </a:xfrm>
                          <a:prstGeom prst="rect">
                            <a:avLst/>
                          </a:prstGeom>
                          <a:noFill/>
                          <a:ln>
                            <a:noFill/>
                          </a:ln>
                        </pic:spPr>
                      </pic:pic>
                      <wps:wsp>
                        <wps:cNvSpPr txBox="1"/>
                        <wps:cNvPr id="14" name="Shape 14"/>
                        <wps:spPr>
                          <a:xfrm>
                            <a:off x="1637650" y="2894050"/>
                            <a:ext cx="6687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Figure. Examples of assessment activities for risk treatment decisions]</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731200" cy="2044700"/>
                <wp:effectExtent b="0" l="0" r="0" t="0"/>
                <wp:docPr id="7" name="image11.png"/>
                <a:graphic>
                  <a:graphicData uri="http://schemas.openxmlformats.org/drawingml/2006/picture">
                    <pic:pic>
                      <pic:nvPicPr>
                        <pic:cNvPr id="0" name="image11.png"/>
                        <pic:cNvPicPr preferRelativeResize="0"/>
                      </pic:nvPicPr>
                      <pic:blipFill>
                        <a:blip r:embed="rId15"/>
                        <a:srcRect/>
                        <a:stretch>
                          <a:fillRect/>
                        </a:stretch>
                      </pic:blipFill>
                      <pic:spPr>
                        <a:xfrm>
                          <a:off x="0" y="0"/>
                          <a:ext cx="5731200" cy="2044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D8">
      <w:pPr>
        <w:spacing w:after="240" w:before="240" w:lineRule="auto"/>
        <w:rPr>
          <w:sz w:val="28"/>
          <w:szCs w:val="28"/>
        </w:rPr>
      </w:pPr>
      <w:r w:rsidDel="00000000" w:rsidR="00000000" w:rsidRPr="00000000">
        <w:rPr>
          <w:sz w:val="28"/>
          <w:szCs w:val="28"/>
          <w:rtl w:val="0"/>
        </w:rPr>
        <w:t xml:space="preserve">Risk treatment decisions are set to “Reducing the risk” in the following cases, otherwise set to “Retaining the risk”.</w:t>
      </w:r>
    </w:p>
    <w:p w:rsidR="00000000" w:rsidDel="00000000" w:rsidP="00000000" w:rsidRDefault="00000000" w:rsidRPr="00000000" w14:paraId="000003D9">
      <w:pPr>
        <w:numPr>
          <w:ilvl w:val="0"/>
          <w:numId w:val="6"/>
        </w:numPr>
        <w:spacing w:after="0" w:afterAutospacing="0" w:before="240" w:lineRule="auto"/>
        <w:ind w:left="720" w:hanging="360"/>
        <w:rPr>
          <w:sz w:val="28"/>
          <w:szCs w:val="28"/>
        </w:rPr>
      </w:pPr>
      <w:r w:rsidDel="00000000" w:rsidR="00000000" w:rsidRPr="00000000">
        <w:rPr>
          <w:sz w:val="28"/>
          <w:szCs w:val="28"/>
          <w:rtl w:val="0"/>
        </w:rPr>
        <w:t xml:space="preserve">When Impact Rating is “Medium” or “High”</w:t>
      </w:r>
    </w:p>
    <w:p w:rsidR="00000000" w:rsidDel="00000000" w:rsidP="00000000" w:rsidRDefault="00000000" w:rsidRPr="00000000" w14:paraId="000003DA">
      <w:pPr>
        <w:numPr>
          <w:ilvl w:val="0"/>
          <w:numId w:val="6"/>
        </w:numPr>
        <w:spacing w:after="240" w:before="0" w:beforeAutospacing="0" w:lineRule="auto"/>
        <w:ind w:left="720" w:hanging="360"/>
        <w:rPr>
          <w:sz w:val="28"/>
          <w:szCs w:val="28"/>
        </w:rPr>
      </w:pPr>
      <w:r w:rsidDel="00000000" w:rsidR="00000000" w:rsidRPr="00000000">
        <w:rPr>
          <w:sz w:val="28"/>
          <w:szCs w:val="28"/>
          <w:rtl w:val="0"/>
        </w:rPr>
        <w:t xml:space="preserve">When the Attack feasibility Rating is “Medium”, “High”, or “Very High”</w:t>
      </w:r>
    </w:p>
    <w:p w:rsidR="00000000" w:rsidDel="00000000" w:rsidP="00000000" w:rsidRDefault="00000000" w:rsidRPr="00000000" w14:paraId="000003DB">
      <w:pPr>
        <w:rPr/>
      </w:pPr>
      <w:r w:rsidDel="00000000" w:rsidR="00000000" w:rsidRPr="00000000">
        <w:rPr>
          <w:rtl w:val="0"/>
        </w:rPr>
      </w:r>
    </w:p>
    <w:p w:rsidR="00000000" w:rsidDel="00000000" w:rsidP="00000000" w:rsidRDefault="00000000" w:rsidRPr="00000000" w14:paraId="000003DC">
      <w:pPr>
        <w:pStyle w:val="Heading2"/>
        <w:rPr/>
      </w:pPr>
      <w:bookmarkStart w:colFirst="0" w:colLast="0" w:name="_c1i1ej9q162b" w:id="30"/>
      <w:bookmarkEnd w:id="30"/>
      <w:r w:rsidDel="00000000" w:rsidR="00000000" w:rsidRPr="00000000">
        <w:rPr>
          <w:rtl w:val="0"/>
        </w:rPr>
        <w:t xml:space="preserve">3.3.2 Impact Rating</w:t>
      </w:r>
    </w:p>
    <w:p w:rsidR="00000000" w:rsidDel="00000000" w:rsidP="00000000" w:rsidRDefault="00000000" w:rsidRPr="00000000" w14:paraId="000003DD">
      <w:pPr>
        <w:rPr>
          <w:sz w:val="28"/>
          <w:szCs w:val="28"/>
        </w:rPr>
      </w:pPr>
      <w:r w:rsidDel="00000000" w:rsidR="00000000" w:rsidRPr="00000000">
        <w:rPr>
          <w:sz w:val="28"/>
          <w:szCs w:val="28"/>
          <w:rtl w:val="0"/>
        </w:rPr>
        <w:t xml:space="preserve">Impact is determined by considering the operational impact rating and privacy impact rating.</w:t>
      </w:r>
    </w:p>
    <w:p w:rsidR="00000000" w:rsidDel="00000000" w:rsidP="00000000" w:rsidRDefault="00000000" w:rsidRPr="00000000" w14:paraId="000003DE">
      <w:pPr>
        <w:rPr/>
      </w:pPr>
      <w:r w:rsidDel="00000000" w:rsidR="00000000" w:rsidRPr="00000000">
        <w:rPr/>
        <mc:AlternateContent>
          <mc:Choice Requires="wpg">
            <w:drawing>
              <wp:inline distB="114300" distT="114300" distL="114300" distR="114300">
                <wp:extent cx="5731200" cy="3441700"/>
                <wp:effectExtent b="0" l="0" r="0" t="0"/>
                <wp:docPr id="5" name=""/>
                <a:graphic>
                  <a:graphicData uri="http://schemas.microsoft.com/office/word/2010/wordprocessingGroup">
                    <wpg:wgp>
                      <wpg:cNvGrpSpPr/>
                      <wpg:grpSpPr>
                        <a:xfrm>
                          <a:off x="152400" y="152400"/>
                          <a:ext cx="5731200" cy="3441700"/>
                          <a:chOff x="152400" y="152400"/>
                          <a:chExt cx="7267575" cy="4353300"/>
                        </a:xfrm>
                      </wpg:grpSpPr>
                      <pic:pic>
                        <pic:nvPicPr>
                          <pic:cNvPr id="9" name="Shape 9"/>
                          <pic:cNvPicPr preferRelativeResize="0"/>
                        </pic:nvPicPr>
                        <pic:blipFill>
                          <a:blip r:embed="rId16">
                            <a:alphaModFix/>
                          </a:blip>
                          <a:stretch>
                            <a:fillRect/>
                          </a:stretch>
                        </pic:blipFill>
                        <pic:spPr>
                          <a:xfrm>
                            <a:off x="152400" y="152400"/>
                            <a:ext cx="7267575" cy="4038600"/>
                          </a:xfrm>
                          <a:prstGeom prst="rect">
                            <a:avLst/>
                          </a:prstGeom>
                          <a:noFill/>
                          <a:ln>
                            <a:noFill/>
                          </a:ln>
                        </pic:spPr>
                      </pic:pic>
                      <wps:wsp>
                        <wps:cNvSpPr txBox="1"/>
                        <wps:cNvPr id="10" name="Shape 10"/>
                        <wps:spPr>
                          <a:xfrm>
                            <a:off x="2101088" y="4191000"/>
                            <a:ext cx="3370200" cy="314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Figure. Stand for Impact Rating ]</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731200" cy="3441700"/>
                <wp:effectExtent b="0" l="0" r="0" t="0"/>
                <wp:docPr id="5" name="image9.png"/>
                <a:graphic>
                  <a:graphicData uri="http://schemas.openxmlformats.org/drawingml/2006/picture">
                    <pic:pic>
                      <pic:nvPicPr>
                        <pic:cNvPr id="0" name="image9.png"/>
                        <pic:cNvPicPr preferRelativeResize="0"/>
                      </pic:nvPicPr>
                      <pic:blipFill>
                        <a:blip r:embed="rId17"/>
                        <a:srcRect/>
                        <a:stretch>
                          <a:fillRect/>
                        </a:stretch>
                      </pic:blipFill>
                      <pic:spPr>
                        <a:xfrm>
                          <a:off x="0" y="0"/>
                          <a:ext cx="5731200" cy="3441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DF">
      <w:pPr>
        <w:rPr/>
      </w:pPr>
      <w:r w:rsidDel="00000000" w:rsidR="00000000" w:rsidRPr="00000000">
        <w:rPr>
          <w:rtl w:val="0"/>
        </w:rPr>
      </w:r>
    </w:p>
    <w:p w:rsidR="00000000" w:rsidDel="00000000" w:rsidP="00000000" w:rsidRDefault="00000000" w:rsidRPr="00000000" w14:paraId="000003E0">
      <w:pPr>
        <w:rPr/>
      </w:pPr>
      <w:r w:rsidDel="00000000" w:rsidR="00000000" w:rsidRPr="00000000">
        <w:rPr/>
        <mc:AlternateContent>
          <mc:Choice Requires="wpg">
            <w:drawing>
              <wp:inline distB="114300" distT="114300" distL="114300" distR="114300">
                <wp:extent cx="3562350" cy="2600325"/>
                <wp:effectExtent b="0" l="0" r="0" t="0"/>
                <wp:docPr id="10" name=""/>
                <a:graphic>
                  <a:graphicData uri="http://schemas.microsoft.com/office/word/2010/wordprocessingGroup">
                    <wpg:wgp>
                      <wpg:cNvGrpSpPr/>
                      <wpg:grpSpPr>
                        <a:xfrm>
                          <a:off x="152400" y="152400"/>
                          <a:ext cx="3562350" cy="2600325"/>
                          <a:chOff x="152400" y="152400"/>
                          <a:chExt cx="3544000" cy="2583350"/>
                        </a:xfrm>
                      </wpg:grpSpPr>
                      <pic:pic>
                        <pic:nvPicPr>
                          <pic:cNvPr id="19" name="Shape 19"/>
                          <pic:cNvPicPr preferRelativeResize="0"/>
                        </pic:nvPicPr>
                        <pic:blipFill>
                          <a:blip r:embed="rId18">
                            <a:alphaModFix/>
                          </a:blip>
                          <a:stretch>
                            <a:fillRect/>
                          </a:stretch>
                        </pic:blipFill>
                        <pic:spPr>
                          <a:xfrm>
                            <a:off x="152400" y="152400"/>
                            <a:ext cx="3171825" cy="2133600"/>
                          </a:xfrm>
                          <a:prstGeom prst="rect">
                            <a:avLst/>
                          </a:prstGeom>
                          <a:noFill/>
                          <a:ln>
                            <a:noFill/>
                          </a:ln>
                        </pic:spPr>
                      </pic:pic>
                      <wps:wsp>
                        <wps:cNvSpPr txBox="1"/>
                        <wps:cNvPr id="20" name="Shape 20"/>
                        <wps:spPr>
                          <a:xfrm>
                            <a:off x="253900" y="2336750"/>
                            <a:ext cx="3442500" cy="399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Figure. Impact Rating Value Table ] </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3562350" cy="2600325"/>
                <wp:effectExtent b="0" l="0" r="0" t="0"/>
                <wp:docPr id="10" name="image14.png"/>
                <a:graphic>
                  <a:graphicData uri="http://schemas.openxmlformats.org/drawingml/2006/picture">
                    <pic:pic>
                      <pic:nvPicPr>
                        <pic:cNvPr id="0" name="image14.png"/>
                        <pic:cNvPicPr preferRelativeResize="0"/>
                      </pic:nvPicPr>
                      <pic:blipFill>
                        <a:blip r:embed="rId19"/>
                        <a:srcRect/>
                        <a:stretch>
                          <a:fillRect/>
                        </a:stretch>
                      </pic:blipFill>
                      <pic:spPr>
                        <a:xfrm>
                          <a:off x="0" y="0"/>
                          <a:ext cx="3562350" cy="26003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E1">
      <w:pPr>
        <w:rPr/>
      </w:pPr>
      <w:r w:rsidDel="00000000" w:rsidR="00000000" w:rsidRPr="00000000">
        <w:rPr>
          <w:rtl w:val="0"/>
        </w:rPr>
      </w:r>
    </w:p>
    <w:p w:rsidR="00000000" w:rsidDel="00000000" w:rsidP="00000000" w:rsidRDefault="00000000" w:rsidRPr="00000000" w14:paraId="000003E2">
      <w:pPr>
        <w:rPr>
          <w:sz w:val="28"/>
          <w:szCs w:val="28"/>
        </w:rPr>
      </w:pPr>
      <w:r w:rsidDel="00000000" w:rsidR="00000000" w:rsidRPr="00000000">
        <w:rPr>
          <w:sz w:val="28"/>
          <w:szCs w:val="28"/>
          <w:rtl w:val="0"/>
        </w:rPr>
        <w:t xml:space="preserve">The operational impact rating evaluates the impact on the functioning and operation of a system or process. It mainly considers the following factors:</w:t>
      </w:r>
    </w:p>
    <w:p w:rsidR="00000000" w:rsidDel="00000000" w:rsidP="00000000" w:rsidRDefault="00000000" w:rsidRPr="00000000" w14:paraId="000003E3">
      <w:pPr>
        <w:numPr>
          <w:ilvl w:val="0"/>
          <w:numId w:val="15"/>
        </w:numPr>
        <w:ind w:left="720" w:hanging="360"/>
        <w:rPr>
          <w:sz w:val="28"/>
          <w:szCs w:val="28"/>
        </w:rPr>
      </w:pPr>
      <w:r w:rsidDel="00000000" w:rsidR="00000000" w:rsidRPr="00000000">
        <w:rPr>
          <w:sz w:val="28"/>
          <w:szCs w:val="28"/>
          <w:rtl w:val="0"/>
        </w:rPr>
        <w:t xml:space="preserve">Functional Impact</w:t>
      </w:r>
    </w:p>
    <w:p w:rsidR="00000000" w:rsidDel="00000000" w:rsidP="00000000" w:rsidRDefault="00000000" w:rsidRPr="00000000" w14:paraId="000003E4">
      <w:pPr>
        <w:numPr>
          <w:ilvl w:val="0"/>
          <w:numId w:val="15"/>
        </w:numPr>
        <w:ind w:left="720" w:hanging="360"/>
        <w:rPr>
          <w:sz w:val="28"/>
          <w:szCs w:val="28"/>
        </w:rPr>
      </w:pPr>
      <w:r w:rsidDel="00000000" w:rsidR="00000000" w:rsidRPr="00000000">
        <w:rPr>
          <w:sz w:val="28"/>
          <w:szCs w:val="28"/>
          <w:rtl w:val="0"/>
        </w:rPr>
        <w:t xml:space="preserve">Continuity of operations</w:t>
      </w:r>
    </w:p>
    <w:p w:rsidR="00000000" w:rsidDel="00000000" w:rsidP="00000000" w:rsidRDefault="00000000" w:rsidRPr="00000000" w14:paraId="000003E5">
      <w:pPr>
        <w:numPr>
          <w:ilvl w:val="0"/>
          <w:numId w:val="15"/>
        </w:numPr>
        <w:ind w:left="720" w:hanging="360"/>
        <w:rPr>
          <w:sz w:val="28"/>
          <w:szCs w:val="28"/>
        </w:rPr>
      </w:pPr>
      <w:r w:rsidDel="00000000" w:rsidR="00000000" w:rsidRPr="00000000">
        <w:rPr>
          <w:sz w:val="28"/>
          <w:szCs w:val="28"/>
          <w:rtl w:val="0"/>
        </w:rPr>
        <w:t xml:space="preserve">Business Impact</w:t>
      </w:r>
    </w:p>
    <w:p w:rsidR="00000000" w:rsidDel="00000000" w:rsidP="00000000" w:rsidRDefault="00000000" w:rsidRPr="00000000" w14:paraId="000003E6">
      <w:pPr>
        <w:rPr>
          <w:sz w:val="28"/>
          <w:szCs w:val="28"/>
        </w:rPr>
      </w:pPr>
      <w:r w:rsidDel="00000000" w:rsidR="00000000" w:rsidRPr="00000000">
        <w:rPr>
          <w:rtl w:val="0"/>
        </w:rPr>
      </w:r>
    </w:p>
    <w:p w:rsidR="00000000" w:rsidDel="00000000" w:rsidP="00000000" w:rsidRDefault="00000000" w:rsidRPr="00000000" w14:paraId="000003E7">
      <w:pPr>
        <w:rPr>
          <w:sz w:val="28"/>
          <w:szCs w:val="28"/>
        </w:rPr>
      </w:pPr>
      <w:r w:rsidDel="00000000" w:rsidR="00000000" w:rsidRPr="00000000">
        <w:rPr>
          <w:sz w:val="28"/>
          <w:szCs w:val="28"/>
          <w:rtl w:val="0"/>
        </w:rPr>
        <w:t xml:space="preserve">The privacy impact rating assesses the impact on the protection of personal information. It mainly considers the following factors:</w:t>
      </w:r>
    </w:p>
    <w:p w:rsidR="00000000" w:rsidDel="00000000" w:rsidP="00000000" w:rsidRDefault="00000000" w:rsidRPr="00000000" w14:paraId="000003E8">
      <w:pPr>
        <w:numPr>
          <w:ilvl w:val="0"/>
          <w:numId w:val="8"/>
        </w:numPr>
        <w:ind w:left="720" w:hanging="360"/>
        <w:rPr>
          <w:sz w:val="28"/>
          <w:szCs w:val="28"/>
        </w:rPr>
      </w:pPr>
      <w:r w:rsidDel="00000000" w:rsidR="00000000" w:rsidRPr="00000000">
        <w:rPr>
          <w:sz w:val="28"/>
          <w:szCs w:val="28"/>
          <w:rtl w:val="0"/>
        </w:rPr>
        <w:t xml:space="preserve">Potential for personal information disclosure</w:t>
      </w:r>
    </w:p>
    <w:p w:rsidR="00000000" w:rsidDel="00000000" w:rsidP="00000000" w:rsidRDefault="00000000" w:rsidRPr="00000000" w14:paraId="000003E9">
      <w:pPr>
        <w:numPr>
          <w:ilvl w:val="0"/>
          <w:numId w:val="8"/>
        </w:numPr>
        <w:ind w:left="720" w:hanging="360"/>
        <w:rPr>
          <w:sz w:val="28"/>
          <w:szCs w:val="28"/>
        </w:rPr>
      </w:pPr>
      <w:r w:rsidDel="00000000" w:rsidR="00000000" w:rsidRPr="00000000">
        <w:rPr>
          <w:sz w:val="28"/>
          <w:szCs w:val="28"/>
          <w:rtl w:val="0"/>
        </w:rPr>
        <w:t xml:space="preserve">Potential for Sensitive Information Leakage</w:t>
      </w:r>
    </w:p>
    <w:p w:rsidR="00000000" w:rsidDel="00000000" w:rsidP="00000000" w:rsidRDefault="00000000" w:rsidRPr="00000000" w14:paraId="000003EA">
      <w:pPr>
        <w:numPr>
          <w:ilvl w:val="0"/>
          <w:numId w:val="8"/>
        </w:numPr>
        <w:ind w:left="720" w:hanging="360"/>
        <w:rPr>
          <w:sz w:val="28"/>
          <w:szCs w:val="28"/>
        </w:rPr>
      </w:pPr>
      <w:r w:rsidDel="00000000" w:rsidR="00000000" w:rsidRPr="00000000">
        <w:rPr>
          <w:sz w:val="28"/>
          <w:szCs w:val="28"/>
          <w:rtl w:val="0"/>
        </w:rPr>
        <w:t xml:space="preserve">Legal and Compliance</w:t>
      </w:r>
    </w:p>
    <w:p w:rsidR="00000000" w:rsidDel="00000000" w:rsidP="00000000" w:rsidRDefault="00000000" w:rsidRPr="00000000" w14:paraId="000003EB">
      <w:pPr>
        <w:rPr/>
      </w:pPr>
      <w:r w:rsidDel="00000000" w:rsidR="00000000" w:rsidRPr="00000000">
        <w:rPr>
          <w:rtl w:val="0"/>
        </w:rPr>
      </w:r>
    </w:p>
    <w:p w:rsidR="00000000" w:rsidDel="00000000" w:rsidP="00000000" w:rsidRDefault="00000000" w:rsidRPr="00000000" w14:paraId="000003EC">
      <w:pPr>
        <w:rPr/>
      </w:pPr>
      <w:r w:rsidDel="00000000" w:rsidR="00000000" w:rsidRPr="00000000">
        <w:rPr>
          <w:rtl w:val="0"/>
        </w:rPr>
      </w:r>
    </w:p>
    <w:p w:rsidR="00000000" w:rsidDel="00000000" w:rsidP="00000000" w:rsidRDefault="00000000" w:rsidRPr="00000000" w14:paraId="000003ED">
      <w:pPr>
        <w:pStyle w:val="Heading2"/>
        <w:rPr/>
      </w:pPr>
      <w:bookmarkStart w:colFirst="0" w:colLast="0" w:name="_9l3vtubsd5hk" w:id="31"/>
      <w:bookmarkEnd w:id="31"/>
      <w:r w:rsidDel="00000000" w:rsidR="00000000" w:rsidRPr="00000000">
        <w:rPr>
          <w:rtl w:val="0"/>
        </w:rPr>
        <w:t xml:space="preserve">3.3.3 Attack Feasibility Rating</w:t>
      </w:r>
    </w:p>
    <w:p w:rsidR="00000000" w:rsidDel="00000000" w:rsidP="00000000" w:rsidRDefault="00000000" w:rsidRPr="00000000" w14:paraId="000003EE">
      <w:pPr>
        <w:rPr>
          <w:sz w:val="28"/>
          <w:szCs w:val="28"/>
        </w:rPr>
      </w:pPr>
      <w:r w:rsidDel="00000000" w:rsidR="00000000" w:rsidRPr="00000000">
        <w:rPr>
          <w:sz w:val="28"/>
          <w:szCs w:val="28"/>
          <w:rtl w:val="0"/>
        </w:rPr>
        <w:t xml:space="preserve">It evaluates different attack possibilities and provides a detailed explanation of why a specific score is given for each attack scenario.</w:t>
      </w:r>
    </w:p>
    <w:p w:rsidR="00000000" w:rsidDel="00000000" w:rsidP="00000000" w:rsidRDefault="00000000" w:rsidRPr="00000000" w14:paraId="000003EF">
      <w:pPr>
        <w:rPr>
          <w:sz w:val="28"/>
          <w:szCs w:val="28"/>
        </w:rPr>
      </w:pPr>
      <w:r w:rsidDel="00000000" w:rsidR="00000000" w:rsidRPr="00000000">
        <w:rPr>
          <w:sz w:val="28"/>
          <w:szCs w:val="28"/>
        </w:rPr>
        <mc:AlternateContent>
          <mc:Choice Requires="wpg">
            <w:drawing>
              <wp:inline distB="114300" distT="114300" distL="114300" distR="114300">
                <wp:extent cx="5731200" cy="3848100"/>
                <wp:effectExtent b="0" l="0" r="0" t="0"/>
                <wp:docPr id="9" name=""/>
                <a:graphic>
                  <a:graphicData uri="http://schemas.microsoft.com/office/word/2010/wordprocessingGroup">
                    <wpg:wgp>
                      <wpg:cNvGrpSpPr/>
                      <wpg:grpSpPr>
                        <a:xfrm>
                          <a:off x="152400" y="152400"/>
                          <a:ext cx="5731200" cy="3848100"/>
                          <a:chOff x="152400" y="152400"/>
                          <a:chExt cx="7315200" cy="4904800"/>
                        </a:xfrm>
                      </wpg:grpSpPr>
                      <pic:pic>
                        <pic:nvPicPr>
                          <pic:cNvPr id="17" name="Shape 17"/>
                          <pic:cNvPicPr preferRelativeResize="0"/>
                        </pic:nvPicPr>
                        <pic:blipFill>
                          <a:blip r:embed="rId20">
                            <a:alphaModFix/>
                          </a:blip>
                          <a:stretch>
                            <a:fillRect/>
                          </a:stretch>
                        </pic:blipFill>
                        <pic:spPr>
                          <a:xfrm>
                            <a:off x="152400" y="152400"/>
                            <a:ext cx="7315199" cy="4174003"/>
                          </a:xfrm>
                          <a:prstGeom prst="rect">
                            <a:avLst/>
                          </a:prstGeom>
                          <a:noFill/>
                          <a:ln>
                            <a:noFill/>
                          </a:ln>
                        </pic:spPr>
                      </pic:pic>
                      <wps:wsp>
                        <wps:cNvSpPr txBox="1"/>
                        <wps:cNvPr id="18" name="Shape 18"/>
                        <wps:spPr>
                          <a:xfrm>
                            <a:off x="1839350" y="4326400"/>
                            <a:ext cx="4425900" cy="730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Figure. Standard for Attack Feasibility Rating]</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731200" cy="3848100"/>
                <wp:effectExtent b="0" l="0" r="0" t="0"/>
                <wp:docPr id="9" name="image13.png"/>
                <a:graphic>
                  <a:graphicData uri="http://schemas.openxmlformats.org/drawingml/2006/picture">
                    <pic:pic>
                      <pic:nvPicPr>
                        <pic:cNvPr id="0" name="image13.png"/>
                        <pic:cNvPicPr preferRelativeResize="0"/>
                      </pic:nvPicPr>
                      <pic:blipFill>
                        <a:blip r:embed="rId21"/>
                        <a:srcRect/>
                        <a:stretch>
                          <a:fillRect/>
                        </a:stretch>
                      </pic:blipFill>
                      <pic:spPr>
                        <a:xfrm>
                          <a:off x="0" y="0"/>
                          <a:ext cx="5731200" cy="38481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F0">
      <w:pPr>
        <w:spacing w:after="240" w:before="240" w:lineRule="auto"/>
        <w:rPr/>
      </w:pPr>
      <w:r w:rsidDel="00000000" w:rsidR="00000000" w:rsidRPr="00000000">
        <w:rPr/>
        <mc:AlternateContent>
          <mc:Choice Requires="wpg">
            <w:drawing>
              <wp:inline distB="114300" distT="114300" distL="114300" distR="114300">
                <wp:extent cx="5731200" cy="1993900"/>
                <wp:effectExtent b="0" l="0" r="0" t="0"/>
                <wp:docPr id="3" name=""/>
                <a:graphic>
                  <a:graphicData uri="http://schemas.microsoft.com/office/word/2010/wordprocessingGroup">
                    <wpg:wgp>
                      <wpg:cNvGrpSpPr/>
                      <wpg:grpSpPr>
                        <a:xfrm>
                          <a:off x="152400" y="152400"/>
                          <a:ext cx="5731200" cy="1993900"/>
                          <a:chOff x="152400" y="152400"/>
                          <a:chExt cx="7467600" cy="2584725"/>
                        </a:xfrm>
                      </wpg:grpSpPr>
                      <pic:pic>
                        <pic:nvPicPr>
                          <pic:cNvPr id="5" name="Shape 5"/>
                          <pic:cNvPicPr preferRelativeResize="0"/>
                        </pic:nvPicPr>
                        <pic:blipFill>
                          <a:blip r:embed="rId22">
                            <a:alphaModFix/>
                          </a:blip>
                          <a:stretch>
                            <a:fillRect/>
                          </a:stretch>
                        </pic:blipFill>
                        <pic:spPr>
                          <a:xfrm>
                            <a:off x="152400" y="152400"/>
                            <a:ext cx="5172075" cy="1495425"/>
                          </a:xfrm>
                          <a:prstGeom prst="rect">
                            <a:avLst/>
                          </a:prstGeom>
                          <a:noFill/>
                          <a:ln>
                            <a:noFill/>
                          </a:ln>
                        </pic:spPr>
                      </pic:pic>
                      <wps:wsp>
                        <wps:cNvSpPr txBox="1"/>
                        <wps:cNvPr id="6" name="Shape 6"/>
                        <wps:spPr>
                          <a:xfrm>
                            <a:off x="1047575" y="1647825"/>
                            <a:ext cx="6821400" cy="108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Figure. Attack Feasibility Value Table ]</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731200" cy="1993900"/>
                <wp:effectExtent b="0" l="0" r="0" t="0"/>
                <wp:docPr id="3" name="image7.png"/>
                <a:graphic>
                  <a:graphicData uri="http://schemas.openxmlformats.org/drawingml/2006/picture">
                    <pic:pic>
                      <pic:nvPicPr>
                        <pic:cNvPr id="0" name="image7.png"/>
                        <pic:cNvPicPr preferRelativeResize="0"/>
                      </pic:nvPicPr>
                      <pic:blipFill>
                        <a:blip r:embed="rId23"/>
                        <a:srcRect/>
                        <a:stretch>
                          <a:fillRect/>
                        </a:stretch>
                      </pic:blipFill>
                      <pic:spPr>
                        <a:xfrm>
                          <a:off x="0" y="0"/>
                          <a:ext cx="5731200" cy="1993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F1">
      <w:pPr>
        <w:rPr>
          <w:sz w:val="28"/>
          <w:szCs w:val="28"/>
        </w:rPr>
      </w:pPr>
      <w:r w:rsidDel="00000000" w:rsidR="00000000" w:rsidRPr="00000000">
        <w:rPr>
          <w:sz w:val="28"/>
          <w:szCs w:val="28"/>
          <w:rtl w:val="0"/>
        </w:rPr>
        <w:t xml:space="preserve">The Attack feasibility rating standards are as follows.</w:t>
      </w:r>
    </w:p>
    <w:p w:rsidR="00000000" w:rsidDel="00000000" w:rsidP="00000000" w:rsidRDefault="00000000" w:rsidRPr="00000000" w14:paraId="000003F2">
      <w:pPr>
        <w:numPr>
          <w:ilvl w:val="0"/>
          <w:numId w:val="16"/>
        </w:numPr>
        <w:ind w:left="720" w:hanging="360"/>
        <w:rPr>
          <w:sz w:val="28"/>
          <w:szCs w:val="28"/>
        </w:rPr>
      </w:pPr>
      <w:r w:rsidDel="00000000" w:rsidR="00000000" w:rsidRPr="00000000">
        <w:rPr>
          <w:sz w:val="28"/>
          <w:szCs w:val="28"/>
          <w:rtl w:val="0"/>
        </w:rPr>
        <w:t xml:space="preserve">[Elapsed time]: How much time does it take for the attacker to carry out the attack?</w:t>
      </w:r>
    </w:p>
    <w:p w:rsidR="00000000" w:rsidDel="00000000" w:rsidP="00000000" w:rsidRDefault="00000000" w:rsidRPr="00000000" w14:paraId="000003F3">
      <w:pPr>
        <w:numPr>
          <w:ilvl w:val="1"/>
          <w:numId w:val="16"/>
        </w:numPr>
        <w:ind w:left="1440" w:hanging="360"/>
        <w:rPr>
          <w:sz w:val="28"/>
          <w:szCs w:val="28"/>
        </w:rPr>
      </w:pPr>
      <w:r w:rsidDel="00000000" w:rsidR="00000000" w:rsidRPr="00000000">
        <w:rPr>
          <w:sz w:val="28"/>
          <w:szCs w:val="28"/>
          <w:rtl w:val="0"/>
        </w:rPr>
        <w:t xml:space="preserve">The longer the elapsed time, the more difficult it is for an attack to be successful. Conversely, the shorter the time, the easier it is to perform.</w:t>
      </w:r>
    </w:p>
    <w:p w:rsidR="00000000" w:rsidDel="00000000" w:rsidP="00000000" w:rsidRDefault="00000000" w:rsidRPr="00000000" w14:paraId="000003F4">
      <w:pPr>
        <w:numPr>
          <w:ilvl w:val="0"/>
          <w:numId w:val="16"/>
        </w:numPr>
        <w:ind w:left="720" w:hanging="360"/>
        <w:rPr>
          <w:sz w:val="28"/>
          <w:szCs w:val="28"/>
        </w:rPr>
      </w:pPr>
      <w:r w:rsidDel="00000000" w:rsidR="00000000" w:rsidRPr="00000000">
        <w:rPr>
          <w:sz w:val="28"/>
          <w:szCs w:val="28"/>
          <w:rtl w:val="0"/>
        </w:rPr>
        <w:t xml:space="preserve">[Expertise]: What skills and abilities does an attacker need to attack?</w:t>
      </w:r>
    </w:p>
    <w:p w:rsidR="00000000" w:rsidDel="00000000" w:rsidP="00000000" w:rsidRDefault="00000000" w:rsidRPr="00000000" w14:paraId="000003F5">
      <w:pPr>
        <w:numPr>
          <w:ilvl w:val="1"/>
          <w:numId w:val="16"/>
        </w:numPr>
        <w:ind w:left="1440" w:hanging="360"/>
        <w:rPr>
          <w:sz w:val="28"/>
          <w:szCs w:val="28"/>
        </w:rPr>
      </w:pPr>
      <w:r w:rsidDel="00000000" w:rsidR="00000000" w:rsidRPr="00000000">
        <w:rPr>
          <w:sz w:val="28"/>
          <w:szCs w:val="28"/>
          <w:rtl w:val="0"/>
        </w:rPr>
        <w:t xml:space="preserve">If an attacker can successfully carry out an attack without any special skills or knowledge, many people can easily attempt the attack and expose the system to a wide range of risks.</w:t>
      </w:r>
    </w:p>
    <w:p w:rsidR="00000000" w:rsidDel="00000000" w:rsidP="00000000" w:rsidRDefault="00000000" w:rsidRPr="00000000" w14:paraId="000003F6">
      <w:pPr>
        <w:numPr>
          <w:ilvl w:val="0"/>
          <w:numId w:val="16"/>
        </w:numPr>
        <w:ind w:left="720" w:hanging="360"/>
        <w:rPr>
          <w:sz w:val="28"/>
          <w:szCs w:val="28"/>
        </w:rPr>
      </w:pPr>
      <w:r w:rsidDel="00000000" w:rsidR="00000000" w:rsidRPr="00000000">
        <w:rPr>
          <w:sz w:val="28"/>
          <w:szCs w:val="28"/>
          <w:rtl w:val="0"/>
        </w:rPr>
        <w:t xml:space="preserve">[Expertise]: What skills and abilities does an attacker need to attack?</w:t>
      </w:r>
    </w:p>
    <w:p w:rsidR="00000000" w:rsidDel="00000000" w:rsidP="00000000" w:rsidRDefault="00000000" w:rsidRPr="00000000" w14:paraId="000003F7">
      <w:pPr>
        <w:numPr>
          <w:ilvl w:val="1"/>
          <w:numId w:val="16"/>
        </w:numPr>
        <w:ind w:left="1440" w:hanging="360"/>
        <w:rPr>
          <w:sz w:val="28"/>
          <w:szCs w:val="28"/>
        </w:rPr>
      </w:pPr>
      <w:r w:rsidDel="00000000" w:rsidR="00000000" w:rsidRPr="00000000">
        <w:rPr>
          <w:sz w:val="28"/>
          <w:szCs w:val="28"/>
          <w:rtl w:val="0"/>
        </w:rPr>
        <w:t xml:space="preserve">Description: If an attacker can successfully carry out an attack without any special skills or knowledge, many people can easily attempt the attack and expose the system to a wide range of risks.</w:t>
      </w:r>
    </w:p>
    <w:p w:rsidR="00000000" w:rsidDel="00000000" w:rsidP="00000000" w:rsidRDefault="00000000" w:rsidRPr="00000000" w14:paraId="000003F8">
      <w:pPr>
        <w:numPr>
          <w:ilvl w:val="0"/>
          <w:numId w:val="16"/>
        </w:numPr>
        <w:ind w:left="720" w:hanging="360"/>
        <w:rPr>
          <w:sz w:val="28"/>
          <w:szCs w:val="28"/>
        </w:rPr>
      </w:pPr>
      <w:r w:rsidDel="00000000" w:rsidR="00000000" w:rsidRPr="00000000">
        <w:rPr>
          <w:sz w:val="28"/>
          <w:szCs w:val="28"/>
          <w:rtl w:val="0"/>
        </w:rPr>
        <w:t xml:space="preserve">[Knowledge of items or components]: How much do you know about the structure, operation, and security vulnerabilities of the system needed to attack an attacker?</w:t>
      </w:r>
    </w:p>
    <w:p w:rsidR="00000000" w:rsidDel="00000000" w:rsidP="00000000" w:rsidRDefault="00000000" w:rsidRPr="00000000" w14:paraId="000003F9">
      <w:pPr>
        <w:numPr>
          <w:ilvl w:val="1"/>
          <w:numId w:val="16"/>
        </w:numPr>
        <w:ind w:left="1440" w:hanging="360"/>
        <w:rPr>
          <w:sz w:val="28"/>
          <w:szCs w:val="28"/>
        </w:rPr>
      </w:pPr>
      <w:r w:rsidDel="00000000" w:rsidR="00000000" w:rsidRPr="00000000">
        <w:rPr>
          <w:sz w:val="28"/>
          <w:szCs w:val="28"/>
          <w:rtl w:val="0"/>
        </w:rPr>
        <w:t xml:space="preserve">Description: If an attacker can easily attack a system without deep knowledge of its structure or operating principles, the number of attack attempts can increase significantly.</w:t>
      </w:r>
    </w:p>
    <w:p w:rsidR="00000000" w:rsidDel="00000000" w:rsidP="00000000" w:rsidRDefault="00000000" w:rsidRPr="00000000" w14:paraId="000003FA">
      <w:pPr>
        <w:numPr>
          <w:ilvl w:val="0"/>
          <w:numId w:val="16"/>
        </w:numPr>
        <w:ind w:left="720" w:hanging="360"/>
        <w:rPr>
          <w:sz w:val="28"/>
          <w:szCs w:val="28"/>
        </w:rPr>
      </w:pPr>
      <w:r w:rsidDel="00000000" w:rsidR="00000000" w:rsidRPr="00000000">
        <w:rPr>
          <w:sz w:val="28"/>
          <w:szCs w:val="28"/>
          <w:rtl w:val="0"/>
        </w:rPr>
        <w:t xml:space="preserve">[Window of Opportunity] Are there many or few temporal or situational opportunities for an attacker to carry out an attack?</w:t>
      </w:r>
    </w:p>
    <w:p w:rsidR="00000000" w:rsidDel="00000000" w:rsidP="00000000" w:rsidRDefault="00000000" w:rsidRPr="00000000" w14:paraId="000003FB">
      <w:pPr>
        <w:numPr>
          <w:ilvl w:val="1"/>
          <w:numId w:val="16"/>
        </w:numPr>
        <w:ind w:left="1440" w:hanging="360"/>
        <w:rPr>
          <w:sz w:val="28"/>
          <w:szCs w:val="28"/>
        </w:rPr>
      </w:pPr>
      <w:r w:rsidDel="00000000" w:rsidR="00000000" w:rsidRPr="00000000">
        <w:rPr>
          <w:sz w:val="28"/>
          <w:szCs w:val="28"/>
          <w:rtl w:val="0"/>
        </w:rPr>
        <w:t xml:space="preserve">Explanation: The point at which the system becomes vulnerable to an attacker occurs frequently, and the longer the period, the more opportunities for attack, and the higher the risk.</w:t>
      </w:r>
    </w:p>
    <w:p w:rsidR="00000000" w:rsidDel="00000000" w:rsidP="00000000" w:rsidRDefault="00000000" w:rsidRPr="00000000" w14:paraId="000003FC">
      <w:pPr>
        <w:numPr>
          <w:ilvl w:val="0"/>
          <w:numId w:val="16"/>
        </w:numPr>
        <w:ind w:left="720" w:hanging="360"/>
        <w:rPr>
          <w:sz w:val="28"/>
          <w:szCs w:val="28"/>
        </w:rPr>
      </w:pPr>
      <w:r w:rsidDel="00000000" w:rsidR="00000000" w:rsidRPr="00000000">
        <w:rPr>
          <w:sz w:val="28"/>
          <w:szCs w:val="28"/>
          <w:rtl w:val="0"/>
        </w:rPr>
        <w:t xml:space="preserve">[Equipment] When attacking, are the tools used by attackers special equipment used by experts or easily accessible equipment?</w:t>
      </w:r>
    </w:p>
    <w:p w:rsidR="00000000" w:rsidDel="00000000" w:rsidP="00000000" w:rsidRDefault="00000000" w:rsidRPr="00000000" w14:paraId="000003FD">
      <w:pPr>
        <w:numPr>
          <w:ilvl w:val="1"/>
          <w:numId w:val="16"/>
        </w:numPr>
        <w:ind w:left="1440" w:hanging="360"/>
        <w:rPr>
          <w:sz w:val="28"/>
          <w:szCs w:val="28"/>
        </w:rPr>
      </w:pPr>
      <w:r w:rsidDel="00000000" w:rsidR="00000000" w:rsidRPr="00000000">
        <w:rPr>
          <w:sz w:val="28"/>
          <w:szCs w:val="28"/>
          <w:rtl w:val="0"/>
        </w:rPr>
        <w:t xml:space="preserve">Description: The more expensive or specialized equipment you require, the more difficult the attack may be, or the easier it may be if you can do it with regular equipment.</w:t>
      </w:r>
    </w:p>
    <w:p w:rsidR="00000000" w:rsidDel="00000000" w:rsidP="00000000" w:rsidRDefault="00000000" w:rsidRPr="00000000" w14:paraId="000003FE">
      <w:pPr>
        <w:spacing w:after="240" w:before="240" w:lineRule="auto"/>
        <w:rPr/>
      </w:pPr>
      <w:r w:rsidDel="00000000" w:rsidR="00000000" w:rsidRPr="00000000">
        <w:rPr>
          <w:sz w:val="28"/>
          <w:szCs w:val="28"/>
          <w:rtl w:val="0"/>
        </w:rPr>
        <w:t xml:space="preserve">Attack Feasibility Rating Rationale provides a detailed explanation of why a specific score is given for each attack scenario.</w:t>
      </w:r>
      <w:r w:rsidDel="00000000" w:rsidR="00000000" w:rsidRPr="00000000">
        <w:rPr/>
        <mc:AlternateContent>
          <mc:Choice Requires="wpg">
            <w:drawing>
              <wp:inline distB="114300" distT="114300" distL="114300" distR="114300">
                <wp:extent cx="5731200" cy="2514600"/>
                <wp:effectExtent b="0" l="0" r="0" t="0"/>
                <wp:docPr id="11" name=""/>
                <a:graphic>
                  <a:graphicData uri="http://schemas.microsoft.com/office/word/2010/wordprocessingGroup">
                    <wpg:wgp>
                      <wpg:cNvGrpSpPr/>
                      <wpg:grpSpPr>
                        <a:xfrm>
                          <a:off x="152400" y="152400"/>
                          <a:ext cx="5731200" cy="2514600"/>
                          <a:chOff x="152400" y="152400"/>
                          <a:chExt cx="7315200" cy="3194325"/>
                        </a:xfrm>
                      </wpg:grpSpPr>
                      <pic:pic>
                        <pic:nvPicPr>
                          <pic:cNvPr id="21" name="Shape 21"/>
                          <pic:cNvPicPr preferRelativeResize="0"/>
                        </pic:nvPicPr>
                        <pic:blipFill>
                          <a:blip r:embed="rId24">
                            <a:alphaModFix/>
                          </a:blip>
                          <a:stretch>
                            <a:fillRect/>
                          </a:stretch>
                        </pic:blipFill>
                        <pic:spPr>
                          <a:xfrm>
                            <a:off x="152400" y="152400"/>
                            <a:ext cx="7315200" cy="2656432"/>
                          </a:xfrm>
                          <a:prstGeom prst="rect">
                            <a:avLst/>
                          </a:prstGeom>
                          <a:noFill/>
                          <a:ln>
                            <a:noFill/>
                          </a:ln>
                        </pic:spPr>
                      </pic:pic>
                      <wps:wsp>
                        <wps:cNvSpPr txBox="1"/>
                        <wps:cNvPr id="22" name="Shape 22"/>
                        <wps:spPr>
                          <a:xfrm>
                            <a:off x="1575425" y="2808825"/>
                            <a:ext cx="4314300" cy="537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Figure. Attack Feasibility Rating Rationale ]</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731200" cy="2514600"/>
                <wp:effectExtent b="0" l="0" r="0" t="0"/>
                <wp:docPr id="11" name="image15.png"/>
                <a:graphic>
                  <a:graphicData uri="http://schemas.openxmlformats.org/drawingml/2006/picture">
                    <pic:pic>
                      <pic:nvPicPr>
                        <pic:cNvPr id="0" name="image15.png"/>
                        <pic:cNvPicPr preferRelativeResize="0"/>
                      </pic:nvPicPr>
                      <pic:blipFill>
                        <a:blip r:embed="rId25"/>
                        <a:srcRect/>
                        <a:stretch>
                          <a:fillRect/>
                        </a:stretch>
                      </pic:blipFill>
                      <pic:spPr>
                        <a:xfrm>
                          <a:off x="0" y="0"/>
                          <a:ext cx="5731200" cy="25146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FF">
      <w:pPr>
        <w:rPr/>
      </w:pPr>
      <w:r w:rsidDel="00000000" w:rsidR="00000000" w:rsidRPr="00000000">
        <w:rPr>
          <w:rtl w:val="0"/>
        </w:rPr>
      </w:r>
    </w:p>
    <w:p w:rsidR="00000000" w:rsidDel="00000000" w:rsidP="00000000" w:rsidRDefault="00000000" w:rsidRPr="00000000" w14:paraId="00000400">
      <w:pPr>
        <w:pStyle w:val="Heading1"/>
        <w:rPr/>
      </w:pPr>
      <w:bookmarkStart w:colFirst="0" w:colLast="0" w:name="_h31tot9thl0c" w:id="32"/>
      <w:bookmarkEnd w:id="32"/>
      <w:r w:rsidDel="00000000" w:rsidR="00000000" w:rsidRPr="00000000">
        <w:rPr>
          <w:rtl w:val="0"/>
        </w:rPr>
        <w:t xml:space="preserve">3.4. Mitigating Threats </w:t>
      </w:r>
    </w:p>
    <w:p w:rsidR="00000000" w:rsidDel="00000000" w:rsidP="00000000" w:rsidRDefault="00000000" w:rsidRPr="00000000" w14:paraId="00000401">
      <w:pPr>
        <w:pStyle w:val="Heading2"/>
        <w:rPr/>
      </w:pPr>
      <w:bookmarkStart w:colFirst="0" w:colLast="0" w:name="_54d441msenw4" w:id="33"/>
      <w:bookmarkEnd w:id="33"/>
      <w:r w:rsidDel="00000000" w:rsidR="00000000" w:rsidRPr="00000000">
        <w:rPr>
          <w:rtl w:val="0"/>
        </w:rPr>
        <w:t xml:space="preserve">3.4.1 Specify mitigation strategies</w:t>
      </w:r>
    </w:p>
    <w:p w:rsidR="00000000" w:rsidDel="00000000" w:rsidP="00000000" w:rsidRDefault="00000000" w:rsidRPr="00000000" w14:paraId="00000402">
      <w:pPr>
        <w:rPr>
          <w:sz w:val="28"/>
          <w:szCs w:val="28"/>
        </w:rPr>
      </w:pPr>
      <w:r w:rsidDel="00000000" w:rsidR="00000000" w:rsidRPr="00000000">
        <w:rPr>
          <w:sz w:val="28"/>
          <w:szCs w:val="28"/>
          <w:rtl w:val="0"/>
        </w:rPr>
        <w:t xml:space="preserve">Appropriate security requirements were derived for cases where mitigation measures were required for the identified system threats.</w:t>
      </w:r>
    </w:p>
    <w:p w:rsidR="00000000" w:rsidDel="00000000" w:rsidP="00000000" w:rsidRDefault="00000000" w:rsidRPr="00000000" w14:paraId="00000403">
      <w:pPr>
        <w:rPr>
          <w:sz w:val="28"/>
          <w:szCs w:val="28"/>
        </w:rPr>
      </w:pPr>
      <w:r w:rsidDel="00000000" w:rsidR="00000000" w:rsidRPr="00000000">
        <w:rPr>
          <w:rtl w:val="0"/>
        </w:rPr>
      </w:r>
    </w:p>
    <w:p w:rsidR="00000000" w:rsidDel="00000000" w:rsidP="00000000" w:rsidRDefault="00000000" w:rsidRPr="00000000" w14:paraId="00000404">
      <w:pPr>
        <w:pStyle w:val="Heading2"/>
        <w:rPr/>
      </w:pPr>
      <w:bookmarkStart w:colFirst="0" w:colLast="0" w:name="_fmxtov9nwsno" w:id="34"/>
      <w:bookmarkEnd w:id="34"/>
      <w:r w:rsidDel="00000000" w:rsidR="00000000" w:rsidRPr="00000000">
        <w:rPr>
          <w:rtl w:val="0"/>
        </w:rPr>
        <w:t xml:space="preserve">3.4.2 Security Requirement Analysis &amp; Design</w:t>
      </w:r>
    </w:p>
    <w:p w:rsidR="00000000" w:rsidDel="00000000" w:rsidP="00000000" w:rsidRDefault="00000000" w:rsidRPr="00000000" w14:paraId="00000405">
      <w:pPr>
        <w:rPr>
          <w:sz w:val="28"/>
          <w:szCs w:val="28"/>
        </w:rPr>
      </w:pPr>
      <w:r w:rsidDel="00000000" w:rsidR="00000000" w:rsidRPr="00000000">
        <w:rPr>
          <w:sz w:val="28"/>
          <w:szCs w:val="28"/>
          <w:rtl w:val="0"/>
        </w:rPr>
        <w:t xml:space="preserve">Security requirements were derived to mitigate 16 identified security threats using the Microsoft Threat Modeling Tool. </w:t>
      </w:r>
    </w:p>
    <w:p w:rsidR="00000000" w:rsidDel="00000000" w:rsidP="00000000" w:rsidRDefault="00000000" w:rsidRPr="00000000" w14:paraId="00000406">
      <w:pPr>
        <w:rPr/>
      </w:pPr>
      <w:r w:rsidDel="00000000" w:rsidR="00000000" w:rsidRPr="00000000">
        <w:rPr>
          <w:sz w:val="28"/>
          <w:szCs w:val="28"/>
          <w:rtl w:val="0"/>
        </w:rPr>
        <w:t xml:space="preserve">The security requirements are the same as the attached Excel file. Here are some excerpts:</w:t>
      </w:r>
      <w:r w:rsidDel="00000000" w:rsidR="00000000" w:rsidRPr="00000000">
        <w:rPr>
          <w:rtl w:val="0"/>
        </w:rPr>
      </w:r>
    </w:p>
    <w:p w:rsidR="00000000" w:rsidDel="00000000" w:rsidP="00000000" w:rsidRDefault="00000000" w:rsidRPr="00000000" w14:paraId="00000407">
      <w:pPr>
        <w:rPr/>
      </w:pPr>
      <w:r w:rsidDel="00000000" w:rsidR="00000000" w:rsidRPr="00000000">
        <w:rPr/>
        <mc:AlternateContent>
          <mc:Choice Requires="wpg">
            <w:drawing>
              <wp:inline distB="114300" distT="114300" distL="114300" distR="114300">
                <wp:extent cx="5731200" cy="2094289"/>
                <wp:effectExtent b="0" l="0" r="0" t="0"/>
                <wp:docPr id="8" name=""/>
                <a:graphic>
                  <a:graphicData uri="http://schemas.microsoft.com/office/word/2010/wordprocessingGroup">
                    <wpg:wgp>
                      <wpg:cNvGrpSpPr/>
                      <wpg:grpSpPr>
                        <a:xfrm>
                          <a:off x="152400" y="0"/>
                          <a:ext cx="5731200" cy="2094289"/>
                          <a:chOff x="152400" y="0"/>
                          <a:chExt cx="10668000" cy="3892425"/>
                        </a:xfrm>
                      </wpg:grpSpPr>
                      <wps:wsp>
                        <wps:cNvSpPr txBox="1"/>
                        <wps:cNvPr id="15" name="Shape 15"/>
                        <wps:spPr>
                          <a:xfrm>
                            <a:off x="3767200" y="3285525"/>
                            <a:ext cx="5871300" cy="606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Figure. Mitigation Requirement for threat ]</w:t>
                              </w:r>
                            </w:p>
                          </w:txbxContent>
                        </wps:txbx>
                        <wps:bodyPr anchorCtr="0" anchor="t" bIns="91425" lIns="91425" spcFirstLastPara="1" rIns="91425" wrap="square" tIns="91425">
                          <a:noAutofit/>
                        </wps:bodyPr>
                      </wps:wsp>
                      <pic:pic>
                        <pic:nvPicPr>
                          <pic:cNvPr id="16" name="Shape 16"/>
                          <pic:cNvPicPr preferRelativeResize="0"/>
                        </pic:nvPicPr>
                        <pic:blipFill>
                          <a:blip r:embed="rId26">
                            <a:alphaModFix/>
                          </a:blip>
                          <a:stretch>
                            <a:fillRect/>
                          </a:stretch>
                        </pic:blipFill>
                        <pic:spPr>
                          <a:xfrm>
                            <a:off x="152400" y="0"/>
                            <a:ext cx="10667996" cy="3285537"/>
                          </a:xfrm>
                          <a:prstGeom prst="rect">
                            <a:avLst/>
                          </a:prstGeom>
                          <a:noFill/>
                          <a:ln>
                            <a:noFill/>
                          </a:ln>
                        </pic:spPr>
                      </pic:pic>
                    </wpg:wgp>
                  </a:graphicData>
                </a:graphic>
              </wp:inline>
            </w:drawing>
          </mc:Choice>
          <mc:Fallback>
            <w:drawing>
              <wp:inline distB="114300" distT="114300" distL="114300" distR="114300">
                <wp:extent cx="5731200" cy="2094289"/>
                <wp:effectExtent b="0" l="0" r="0" t="0"/>
                <wp:docPr id="8" name="image12.png"/>
                <a:graphic>
                  <a:graphicData uri="http://schemas.openxmlformats.org/drawingml/2006/picture">
                    <pic:pic>
                      <pic:nvPicPr>
                        <pic:cNvPr id="0" name="image12.png"/>
                        <pic:cNvPicPr preferRelativeResize="0"/>
                      </pic:nvPicPr>
                      <pic:blipFill>
                        <a:blip r:embed="rId27"/>
                        <a:srcRect/>
                        <a:stretch>
                          <a:fillRect/>
                        </a:stretch>
                      </pic:blipFill>
                      <pic:spPr>
                        <a:xfrm>
                          <a:off x="0" y="0"/>
                          <a:ext cx="5731200" cy="209428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08">
      <w:pPr>
        <w:rPr/>
      </w:pPr>
      <w:r w:rsidDel="00000000" w:rsidR="00000000" w:rsidRPr="00000000">
        <w:rPr>
          <w:rtl w:val="0"/>
        </w:rPr>
      </w:r>
    </w:p>
    <w:p w:rsidR="00000000" w:rsidDel="00000000" w:rsidP="00000000" w:rsidRDefault="00000000" w:rsidRPr="00000000" w14:paraId="00000409">
      <w:pPr>
        <w:pStyle w:val="Heading3"/>
        <w:rPr/>
      </w:pPr>
      <w:bookmarkStart w:colFirst="0" w:colLast="0" w:name="_w3teecy5e5ws" w:id="35"/>
      <w:bookmarkEnd w:id="35"/>
      <w:r w:rsidDel="00000000" w:rsidR="00000000" w:rsidRPr="00000000">
        <w:rPr>
          <w:rtl w:val="0"/>
        </w:rPr>
        <w:t xml:space="preserve">3.4.2.1 Operation and Roles of Individual Security Components</w:t>
      </w:r>
    </w:p>
    <w:p w:rsidR="00000000" w:rsidDel="00000000" w:rsidP="00000000" w:rsidRDefault="00000000" w:rsidRPr="00000000" w14:paraId="0000040A">
      <w:pPr>
        <w:rPr>
          <w:sz w:val="28"/>
          <w:szCs w:val="28"/>
        </w:rPr>
      </w:pPr>
      <w:r w:rsidDel="00000000" w:rsidR="00000000" w:rsidRPr="00000000">
        <w:rPr>
          <w:sz w:val="28"/>
          <w:szCs w:val="28"/>
          <w:rtl w:val="0"/>
        </w:rPr>
        <w:t xml:space="preserve">The role each component must perform and how it operates are as follows.</w:t>
      </w:r>
    </w:p>
    <w:p w:rsidR="00000000" w:rsidDel="00000000" w:rsidP="00000000" w:rsidRDefault="00000000" w:rsidRPr="00000000" w14:paraId="0000040B">
      <w:pPr>
        <w:numPr>
          <w:ilvl w:val="0"/>
          <w:numId w:val="11"/>
        </w:numPr>
        <w:ind w:left="720" w:hanging="360"/>
        <w:rPr>
          <w:del w:author="고장현" w:id="0" w:date="2024-06-24T17:15:35Z"/>
          <w:sz w:val="28"/>
          <w:szCs w:val="28"/>
        </w:rPr>
      </w:pPr>
      <w:del w:author="고장현" w:id="0" w:date="2024-06-24T17:15:35Z">
        <w:r w:rsidDel="00000000" w:rsidR="00000000" w:rsidRPr="00000000">
          <w:rPr>
            <w:sz w:val="28"/>
            <w:szCs w:val="28"/>
            <w:rtl w:val="0"/>
          </w:rPr>
          <w:delText xml:space="preserve">Firewall(Iptables)</w:delText>
        </w:r>
      </w:del>
    </w:p>
    <w:p w:rsidR="00000000" w:rsidDel="00000000" w:rsidP="00000000" w:rsidRDefault="00000000" w:rsidRPr="00000000" w14:paraId="0000040C">
      <w:pPr>
        <w:numPr>
          <w:ilvl w:val="1"/>
          <w:numId w:val="11"/>
        </w:numPr>
        <w:ind w:left="1440" w:hanging="360"/>
        <w:rPr>
          <w:del w:author="고장현" w:id="0" w:date="2024-06-24T17:15:35Z"/>
          <w:sz w:val="28"/>
          <w:szCs w:val="28"/>
        </w:rPr>
      </w:pPr>
      <w:del w:author="고장현" w:id="0" w:date="2024-06-24T17:15:35Z">
        <w:r w:rsidDel="00000000" w:rsidR="00000000" w:rsidRPr="00000000">
          <w:rPr>
            <w:sz w:val="28"/>
            <w:szCs w:val="28"/>
            <w:rtl w:val="0"/>
          </w:rPr>
          <w:delText xml:space="preserve">The server allows access to port 5000 for TCP connections.</w:delText>
        </w:r>
      </w:del>
    </w:p>
    <w:p w:rsidR="00000000" w:rsidDel="00000000" w:rsidP="00000000" w:rsidRDefault="00000000" w:rsidRPr="00000000" w14:paraId="0000040D">
      <w:pPr>
        <w:numPr>
          <w:ilvl w:val="0"/>
          <w:numId w:val="11"/>
        </w:numPr>
        <w:ind w:left="720" w:hanging="360"/>
        <w:rPr>
          <w:sz w:val="28"/>
          <w:szCs w:val="28"/>
          <w:rPrChange w:author="고장현" w:id="1" w:date="2024-06-24T17:15:35Z">
            <w:rPr>
              <w:sz w:val="28"/>
              <w:szCs w:val="28"/>
            </w:rPr>
          </w:rPrChange>
        </w:rPr>
        <w:pPrChange w:author="고장현" w:id="0" w:date="2024-06-24T17:15:35Z">
          <w:pPr>
            <w:numPr>
              <w:ilvl w:val="1"/>
              <w:numId w:val="11"/>
            </w:numPr>
            <w:ind w:left="1440" w:hanging="360"/>
          </w:pPr>
        </w:pPrChange>
      </w:pPr>
      <w:del w:author="고장현" w:id="0" w:date="2024-06-24T17:15:35Z">
        <w:r w:rsidDel="00000000" w:rsidR="00000000" w:rsidRPr="00000000">
          <w:rPr>
            <w:sz w:val="28"/>
            <w:szCs w:val="28"/>
            <w:rtl w:val="0"/>
          </w:rPr>
          <w:delText xml:space="preserve">The server denies access to all inbound ports except port 5000.</w:delText>
        </w:r>
      </w:del>
      <w:r w:rsidDel="00000000" w:rsidR="00000000" w:rsidRPr="00000000">
        <w:rPr>
          <w:rtl w:val="0"/>
        </w:rPr>
      </w:r>
    </w:p>
    <w:p w:rsidR="00000000" w:rsidDel="00000000" w:rsidP="00000000" w:rsidRDefault="00000000" w:rsidRPr="00000000" w14:paraId="0000040E">
      <w:pPr>
        <w:numPr>
          <w:ilvl w:val="0"/>
          <w:numId w:val="11"/>
        </w:numPr>
        <w:spacing w:after="0" w:afterAutospacing="0"/>
        <w:ind w:left="720" w:hanging="360"/>
        <w:rPr>
          <w:sz w:val="28"/>
          <w:szCs w:val="28"/>
        </w:rPr>
      </w:pPr>
      <w:r w:rsidDel="00000000" w:rsidR="00000000" w:rsidRPr="00000000">
        <w:rPr>
          <w:sz w:val="28"/>
          <w:szCs w:val="28"/>
          <w:rtl w:val="0"/>
        </w:rPr>
        <w:t xml:space="preserve">TCP/IP Connection with TLS</w:t>
      </w:r>
    </w:p>
    <w:p w:rsidR="00000000" w:rsidDel="00000000" w:rsidP="00000000" w:rsidRDefault="00000000" w:rsidRPr="00000000" w14:paraId="0000040F">
      <w:pPr>
        <w:numPr>
          <w:ilvl w:val="1"/>
          <w:numId w:val="11"/>
        </w:numPr>
        <w:spacing w:after="0" w:afterAutospacing="0" w:before="0" w:beforeAutospacing="0" w:lineRule="auto"/>
        <w:ind w:left="1440" w:hanging="360"/>
        <w:rPr>
          <w:sz w:val="28"/>
          <w:szCs w:val="28"/>
        </w:rPr>
      </w:pPr>
      <w:r w:rsidDel="00000000" w:rsidR="00000000" w:rsidRPr="00000000">
        <w:rPr>
          <w:sz w:val="28"/>
          <w:szCs w:val="28"/>
          <w:rtl w:val="0"/>
        </w:rPr>
        <w:t xml:space="preserve">During TLS handshaking, the server's certificate delivered to the client is issued by a Certificate Authority.</w:t>
      </w:r>
    </w:p>
    <w:p w:rsidR="00000000" w:rsidDel="00000000" w:rsidP="00000000" w:rsidRDefault="00000000" w:rsidRPr="00000000" w14:paraId="00000410">
      <w:pPr>
        <w:numPr>
          <w:ilvl w:val="1"/>
          <w:numId w:val="11"/>
        </w:numPr>
        <w:spacing w:after="0" w:afterAutospacing="0" w:before="0" w:beforeAutospacing="0" w:lineRule="auto"/>
        <w:ind w:left="1440" w:hanging="360"/>
        <w:rPr>
          <w:sz w:val="28"/>
          <w:szCs w:val="28"/>
        </w:rPr>
      </w:pPr>
      <w:r w:rsidDel="00000000" w:rsidR="00000000" w:rsidRPr="00000000">
        <w:rPr>
          <w:sz w:val="28"/>
          <w:szCs w:val="28"/>
          <w:rtl w:val="0"/>
        </w:rPr>
        <w:t xml:space="preserve">For the demo, a self-signed root certificate is generated and It issues a server`s certificate.</w:t>
      </w:r>
    </w:p>
    <w:p w:rsidR="00000000" w:rsidDel="00000000" w:rsidP="00000000" w:rsidRDefault="00000000" w:rsidRPr="00000000" w14:paraId="00000411">
      <w:pPr>
        <w:numPr>
          <w:ilvl w:val="1"/>
          <w:numId w:val="11"/>
        </w:numPr>
        <w:spacing w:after="0" w:afterAutospacing="0" w:before="0" w:beforeAutospacing="0" w:lineRule="auto"/>
        <w:ind w:left="1440" w:hanging="360"/>
        <w:rPr>
          <w:sz w:val="28"/>
          <w:szCs w:val="28"/>
        </w:rPr>
      </w:pPr>
      <w:r w:rsidDel="00000000" w:rsidR="00000000" w:rsidRPr="00000000">
        <w:rPr>
          <w:sz w:val="28"/>
          <w:szCs w:val="28"/>
          <w:rtl w:val="0"/>
        </w:rPr>
        <w:t xml:space="preserve">The self-signed root certificate is pre-placed on the client for server certificate validation.</w:t>
      </w:r>
    </w:p>
    <w:p w:rsidR="00000000" w:rsidDel="00000000" w:rsidP="00000000" w:rsidRDefault="00000000" w:rsidRPr="00000000" w14:paraId="00000412">
      <w:pPr>
        <w:numPr>
          <w:ilvl w:val="1"/>
          <w:numId w:val="11"/>
        </w:numPr>
        <w:spacing w:after="0" w:afterAutospacing="0" w:before="0" w:beforeAutospacing="0" w:lineRule="auto"/>
        <w:ind w:left="1440" w:hanging="360"/>
        <w:rPr>
          <w:sz w:val="28"/>
          <w:szCs w:val="28"/>
        </w:rPr>
      </w:pPr>
      <w:r w:rsidDel="00000000" w:rsidR="00000000" w:rsidRPr="00000000">
        <w:rPr>
          <w:sz w:val="28"/>
          <w:szCs w:val="28"/>
          <w:rtl w:val="0"/>
        </w:rPr>
        <w:t xml:space="preserve">The client generates a pre-master key, encrypts it with the public key extracted from the server's certificate, and sends it to the server.</w:t>
      </w:r>
    </w:p>
    <w:p w:rsidR="00000000" w:rsidDel="00000000" w:rsidP="00000000" w:rsidRDefault="00000000" w:rsidRPr="00000000" w14:paraId="00000413">
      <w:pPr>
        <w:numPr>
          <w:ilvl w:val="1"/>
          <w:numId w:val="11"/>
        </w:numPr>
        <w:spacing w:after="0" w:afterAutospacing="0" w:before="0" w:beforeAutospacing="0" w:lineRule="auto"/>
        <w:ind w:left="1440" w:hanging="360"/>
        <w:rPr>
          <w:sz w:val="28"/>
          <w:szCs w:val="28"/>
        </w:rPr>
      </w:pPr>
      <w:r w:rsidDel="00000000" w:rsidR="00000000" w:rsidRPr="00000000">
        <w:rPr>
          <w:sz w:val="28"/>
          <w:szCs w:val="28"/>
          <w:rtl w:val="0"/>
        </w:rPr>
        <w:t xml:space="preserve">The server decrypts the encrypted pre-master key with its private key.</w:t>
      </w:r>
    </w:p>
    <w:p w:rsidR="00000000" w:rsidDel="00000000" w:rsidP="00000000" w:rsidRDefault="00000000" w:rsidRPr="00000000" w14:paraId="00000414">
      <w:pPr>
        <w:numPr>
          <w:ilvl w:val="1"/>
          <w:numId w:val="11"/>
        </w:numPr>
        <w:spacing w:after="0" w:afterAutospacing="0" w:before="0" w:beforeAutospacing="0" w:lineRule="auto"/>
        <w:ind w:left="1440" w:hanging="360"/>
        <w:rPr>
          <w:sz w:val="28"/>
          <w:szCs w:val="28"/>
        </w:rPr>
      </w:pPr>
      <w:r w:rsidDel="00000000" w:rsidR="00000000" w:rsidRPr="00000000">
        <w:rPr>
          <w:sz w:val="28"/>
          <w:szCs w:val="28"/>
          <w:rtl w:val="0"/>
        </w:rPr>
        <w:t xml:space="preserve">Need additional discussion : Since the client environment is not trusted, mutual authentication is not performed.</w:t>
      </w:r>
    </w:p>
    <w:p w:rsidR="00000000" w:rsidDel="00000000" w:rsidP="00000000" w:rsidRDefault="00000000" w:rsidRPr="00000000" w14:paraId="00000415">
      <w:pPr>
        <w:numPr>
          <w:ilvl w:val="0"/>
          <w:numId w:val="11"/>
        </w:numPr>
        <w:spacing w:after="0" w:afterAutospacing="0" w:before="0" w:beforeAutospacing="0" w:lineRule="auto"/>
        <w:ind w:left="720" w:hanging="360"/>
        <w:rPr>
          <w:sz w:val="28"/>
          <w:szCs w:val="28"/>
        </w:rPr>
      </w:pPr>
      <w:r w:rsidDel="00000000" w:rsidR="00000000" w:rsidRPr="00000000">
        <w:rPr>
          <w:sz w:val="28"/>
          <w:szCs w:val="28"/>
          <w:rtl w:val="0"/>
        </w:rPr>
        <w:t xml:space="preserve">User authentication</w:t>
      </w:r>
    </w:p>
    <w:p w:rsidR="00000000" w:rsidDel="00000000" w:rsidP="00000000" w:rsidRDefault="00000000" w:rsidRPr="00000000" w14:paraId="00000416">
      <w:pPr>
        <w:numPr>
          <w:ilvl w:val="1"/>
          <w:numId w:val="11"/>
        </w:numPr>
        <w:spacing w:after="0" w:afterAutospacing="0" w:before="0" w:beforeAutospacing="0" w:lineRule="auto"/>
        <w:ind w:left="1440" w:hanging="360"/>
        <w:rPr>
          <w:sz w:val="28"/>
          <w:szCs w:val="28"/>
        </w:rPr>
      </w:pPr>
      <w:r w:rsidDel="00000000" w:rsidR="00000000" w:rsidRPr="00000000">
        <w:rPr>
          <w:sz w:val="28"/>
          <w:szCs w:val="28"/>
          <w:rtl w:val="0"/>
        </w:rPr>
        <w:t xml:space="preserve">User Authenticate Interface(Client) and User Authenticator(Server)</w:t>
      </w:r>
    </w:p>
    <w:p w:rsidR="00000000" w:rsidDel="00000000" w:rsidP="00000000" w:rsidRDefault="00000000" w:rsidRPr="00000000" w14:paraId="00000417">
      <w:pPr>
        <w:numPr>
          <w:ilvl w:val="2"/>
          <w:numId w:val="11"/>
        </w:numPr>
        <w:spacing w:after="0" w:afterAutospacing="0" w:before="0" w:beforeAutospacing="0" w:lineRule="auto"/>
        <w:ind w:left="2160" w:hanging="360"/>
        <w:rPr>
          <w:sz w:val="28"/>
          <w:szCs w:val="28"/>
        </w:rPr>
      </w:pPr>
      <w:r w:rsidDel="00000000" w:rsidR="00000000" w:rsidRPr="00000000">
        <w:rPr>
          <w:sz w:val="28"/>
          <w:szCs w:val="28"/>
          <w:rtl w:val="0"/>
        </w:rPr>
        <w:t xml:space="preserve">The client only provides an interface for authentication</w:t>
      </w:r>
    </w:p>
    <w:p w:rsidR="00000000" w:rsidDel="00000000" w:rsidP="00000000" w:rsidRDefault="00000000" w:rsidRPr="00000000" w14:paraId="00000418">
      <w:pPr>
        <w:numPr>
          <w:ilvl w:val="2"/>
          <w:numId w:val="11"/>
        </w:numPr>
        <w:spacing w:after="0" w:afterAutospacing="0" w:before="0" w:beforeAutospacing="0" w:lineRule="auto"/>
        <w:ind w:left="2160" w:hanging="360"/>
        <w:rPr>
          <w:sz w:val="28"/>
          <w:szCs w:val="28"/>
        </w:rPr>
      </w:pPr>
      <w:r w:rsidDel="00000000" w:rsidR="00000000" w:rsidRPr="00000000">
        <w:rPr>
          <w:sz w:val="28"/>
          <w:szCs w:val="28"/>
          <w:rtl w:val="0"/>
        </w:rPr>
        <w:t xml:space="preserve">The server performs user authentication.</w:t>
      </w:r>
    </w:p>
    <w:p w:rsidR="00000000" w:rsidDel="00000000" w:rsidP="00000000" w:rsidRDefault="00000000" w:rsidRPr="00000000" w14:paraId="00000419">
      <w:pPr>
        <w:numPr>
          <w:ilvl w:val="1"/>
          <w:numId w:val="11"/>
        </w:numPr>
        <w:spacing w:after="0" w:afterAutospacing="0" w:before="0" w:beforeAutospacing="0" w:lineRule="auto"/>
        <w:ind w:left="1440" w:hanging="360"/>
        <w:rPr>
          <w:sz w:val="28"/>
          <w:szCs w:val="28"/>
        </w:rPr>
      </w:pPr>
      <w:r w:rsidDel="00000000" w:rsidR="00000000" w:rsidRPr="00000000">
        <w:rPr>
          <w:sz w:val="28"/>
          <w:szCs w:val="28"/>
          <w:rtl w:val="0"/>
        </w:rPr>
        <w:t xml:space="preserve">Enroll a User Account Information</w:t>
      </w:r>
    </w:p>
    <w:p w:rsidR="00000000" w:rsidDel="00000000" w:rsidP="00000000" w:rsidRDefault="00000000" w:rsidRPr="00000000" w14:paraId="0000041A">
      <w:pPr>
        <w:numPr>
          <w:ilvl w:val="2"/>
          <w:numId w:val="11"/>
        </w:numPr>
        <w:spacing w:after="0" w:afterAutospacing="0" w:before="0" w:beforeAutospacing="0" w:lineRule="auto"/>
        <w:ind w:left="2160" w:hanging="360"/>
        <w:rPr>
          <w:sz w:val="28"/>
          <w:szCs w:val="28"/>
        </w:rPr>
      </w:pPr>
      <w:r w:rsidDel="00000000" w:rsidR="00000000" w:rsidRPr="00000000">
        <w:rPr>
          <w:sz w:val="28"/>
          <w:szCs w:val="28"/>
          <w:rtl w:val="0"/>
        </w:rPr>
        <w:t xml:space="preserve">User account information such as user name and user passphrase is encrypted and stored on the server.</w:t>
      </w:r>
    </w:p>
    <w:p w:rsidR="00000000" w:rsidDel="00000000" w:rsidP="00000000" w:rsidRDefault="00000000" w:rsidRPr="00000000" w14:paraId="0000041B">
      <w:pPr>
        <w:numPr>
          <w:ilvl w:val="1"/>
          <w:numId w:val="11"/>
        </w:numPr>
        <w:spacing w:after="0" w:afterAutospacing="0" w:before="0" w:beforeAutospacing="0" w:lineRule="auto"/>
        <w:ind w:left="1440" w:hanging="360"/>
        <w:rPr>
          <w:sz w:val="28"/>
          <w:szCs w:val="28"/>
        </w:rPr>
      </w:pPr>
      <w:r w:rsidDel="00000000" w:rsidR="00000000" w:rsidRPr="00000000">
        <w:rPr>
          <w:sz w:val="28"/>
          <w:szCs w:val="28"/>
          <w:rtl w:val="0"/>
        </w:rPr>
        <w:t xml:space="preserve">Verify a User Account</w:t>
      </w:r>
    </w:p>
    <w:p w:rsidR="00000000" w:rsidDel="00000000" w:rsidP="00000000" w:rsidRDefault="00000000" w:rsidRPr="00000000" w14:paraId="0000041C">
      <w:pPr>
        <w:numPr>
          <w:ilvl w:val="2"/>
          <w:numId w:val="11"/>
        </w:numPr>
        <w:spacing w:after="0" w:afterAutospacing="0" w:before="0" w:beforeAutospacing="0" w:lineRule="auto"/>
        <w:ind w:left="2160" w:hanging="360"/>
        <w:rPr>
          <w:sz w:val="28"/>
          <w:szCs w:val="28"/>
        </w:rPr>
      </w:pPr>
      <w:r w:rsidDel="00000000" w:rsidR="00000000" w:rsidRPr="00000000">
        <w:rPr>
          <w:sz w:val="28"/>
          <w:szCs w:val="28"/>
          <w:rtl w:val="0"/>
        </w:rPr>
        <w:t xml:space="preserve">The hash of the user password sended by the client is compared with the hash stored on the server, and the result is responded to by the client.</w:t>
      </w:r>
    </w:p>
    <w:p w:rsidR="00000000" w:rsidDel="00000000" w:rsidP="00000000" w:rsidRDefault="00000000" w:rsidRPr="00000000" w14:paraId="0000041D">
      <w:pPr>
        <w:numPr>
          <w:ilvl w:val="1"/>
          <w:numId w:val="11"/>
        </w:numPr>
        <w:spacing w:after="0" w:afterAutospacing="0" w:before="0" w:beforeAutospacing="0" w:lineRule="auto"/>
        <w:ind w:left="1440" w:hanging="360"/>
        <w:rPr>
          <w:sz w:val="28"/>
          <w:szCs w:val="28"/>
        </w:rPr>
      </w:pPr>
      <w:r w:rsidDel="00000000" w:rsidR="00000000" w:rsidRPr="00000000">
        <w:rPr>
          <w:sz w:val="28"/>
          <w:szCs w:val="28"/>
          <w:rtl w:val="0"/>
        </w:rPr>
        <w:t xml:space="preserve">Issue a token(separation of privilege)</w:t>
      </w:r>
    </w:p>
    <w:p w:rsidR="00000000" w:rsidDel="00000000" w:rsidP="00000000" w:rsidRDefault="00000000" w:rsidRPr="00000000" w14:paraId="0000041E">
      <w:pPr>
        <w:numPr>
          <w:ilvl w:val="2"/>
          <w:numId w:val="11"/>
        </w:numPr>
        <w:spacing w:after="0" w:afterAutospacing="0" w:before="0" w:beforeAutospacing="0" w:lineRule="auto"/>
        <w:ind w:left="2160" w:hanging="360"/>
        <w:rPr>
          <w:sz w:val="28"/>
          <w:szCs w:val="28"/>
        </w:rPr>
      </w:pPr>
      <w:r w:rsidDel="00000000" w:rsidR="00000000" w:rsidRPr="00000000">
        <w:rPr>
          <w:sz w:val="28"/>
          <w:szCs w:val="28"/>
          <w:rtl w:val="0"/>
        </w:rPr>
        <w:t xml:space="preserve">If authentication is successful, the server generates a token and sends it to the client.</w:t>
      </w:r>
    </w:p>
    <w:p w:rsidR="00000000" w:rsidDel="00000000" w:rsidP="00000000" w:rsidRDefault="00000000" w:rsidRPr="00000000" w14:paraId="0000041F">
      <w:pPr>
        <w:numPr>
          <w:ilvl w:val="2"/>
          <w:numId w:val="11"/>
        </w:numPr>
        <w:spacing w:after="240" w:before="0" w:beforeAutospacing="0" w:lineRule="auto"/>
        <w:ind w:left="2160" w:hanging="360"/>
        <w:rPr>
          <w:sz w:val="28"/>
          <w:szCs w:val="28"/>
        </w:rPr>
      </w:pPr>
      <w:r w:rsidDel="00000000" w:rsidR="00000000" w:rsidRPr="00000000">
        <w:rPr>
          <w:sz w:val="28"/>
          <w:szCs w:val="28"/>
          <w:rtl w:val="0"/>
        </w:rPr>
        <w:t xml:space="preserve">The server can distinguish whether an API is called by a user or an administrator through the token.</w:t>
      </w:r>
    </w:p>
    <w:p w:rsidR="00000000" w:rsidDel="00000000" w:rsidP="00000000" w:rsidRDefault="00000000" w:rsidRPr="00000000" w14:paraId="00000420">
      <w:pPr>
        <w:pStyle w:val="Heading3"/>
        <w:rPr/>
      </w:pPr>
      <w:bookmarkStart w:colFirst="0" w:colLast="0" w:name="_yhwgd9pratn0" w:id="36"/>
      <w:bookmarkEnd w:id="36"/>
      <w:r w:rsidDel="00000000" w:rsidR="00000000" w:rsidRPr="00000000">
        <w:rPr>
          <w:rtl w:val="0"/>
        </w:rPr>
        <w:t xml:space="preserve">3.4.2.2 Design for System Protection</w:t>
      </w:r>
    </w:p>
    <w:p w:rsidR="00000000" w:rsidDel="00000000" w:rsidP="00000000" w:rsidRDefault="00000000" w:rsidRPr="00000000" w14:paraId="00000421">
      <w:pPr>
        <w:rPr>
          <w:sz w:val="28"/>
          <w:szCs w:val="28"/>
        </w:rPr>
      </w:pPr>
      <w:r w:rsidDel="00000000" w:rsidR="00000000" w:rsidRPr="00000000">
        <w:rPr>
          <w:rtl w:val="0"/>
        </w:rPr>
      </w:r>
    </w:p>
    <w:p w:rsidR="00000000" w:rsidDel="00000000" w:rsidP="00000000" w:rsidRDefault="00000000" w:rsidRPr="00000000" w14:paraId="00000422">
      <w:pPr>
        <w:rPr>
          <w:sz w:val="28"/>
          <w:szCs w:val="28"/>
        </w:rPr>
      </w:pPr>
      <w:r w:rsidDel="00000000" w:rsidR="00000000" w:rsidRPr="00000000">
        <w:rPr>
          <w:sz w:val="28"/>
          <w:szCs w:val="28"/>
          <w:rtl w:val="0"/>
        </w:rPr>
        <w:t xml:space="preserve">The Security Context View shows how each component interacts and how secure authentication and communication occurs. The remote user interface handles user authentication and maintains secure communication with the Democannon server via TLS. The servers are protected behind a firewall, and key security keys and certificates are stored securely within the servers. The build server is responsible for secure coding and code verification, while the private server holds the sensitive root private key.</w:t>
      </w:r>
    </w:p>
    <w:p w:rsidR="00000000" w:rsidDel="00000000" w:rsidP="00000000" w:rsidRDefault="00000000" w:rsidRPr="00000000" w14:paraId="00000423">
      <w:pPr>
        <w:rPr>
          <w:sz w:val="28"/>
          <w:szCs w:val="28"/>
        </w:rPr>
      </w:pPr>
      <w:r w:rsidDel="00000000" w:rsidR="00000000" w:rsidRPr="00000000">
        <w:rPr>
          <w:rtl w:val="0"/>
        </w:rPr>
      </w:r>
    </w:p>
    <w:p w:rsidR="00000000" w:rsidDel="00000000" w:rsidP="00000000" w:rsidRDefault="00000000" w:rsidRPr="00000000" w14:paraId="00000424">
      <w:pPr>
        <w:rPr/>
      </w:pPr>
      <w:r w:rsidDel="00000000" w:rsidR="00000000" w:rsidRPr="00000000">
        <w:rPr/>
        <w:drawing>
          <wp:inline distB="114300" distT="114300" distL="114300" distR="114300">
            <wp:extent cx="5731200" cy="2870200"/>
            <wp:effectExtent b="0" l="0" r="0" t="0"/>
            <wp:docPr id="15"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425">
      <w:pPr>
        <w:rPr>
          <w:sz w:val="28"/>
          <w:szCs w:val="28"/>
        </w:rPr>
      </w:pPr>
      <w:r w:rsidDel="00000000" w:rsidR="00000000" w:rsidRPr="00000000">
        <w:rPr>
          <w:sz w:val="28"/>
          <w:szCs w:val="28"/>
          <w:rtl w:val="0"/>
        </w:rPr>
        <w:t xml:space="preserve">In the overall system protection design, how each component interacts and how secure authentication and communication should occur is as follows.</w:t>
      </w:r>
    </w:p>
    <w:p w:rsidR="00000000" w:rsidDel="00000000" w:rsidP="00000000" w:rsidRDefault="00000000" w:rsidRPr="00000000" w14:paraId="00000426">
      <w:pPr>
        <w:pStyle w:val="Heading4"/>
        <w:rPr>
          <w:sz w:val="28"/>
          <w:szCs w:val="28"/>
        </w:rPr>
      </w:pPr>
      <w:bookmarkStart w:colFirst="0" w:colLast="0" w:name="_cl5koln5r0yp" w:id="37"/>
      <w:bookmarkEnd w:id="37"/>
      <w:r w:rsidDel="00000000" w:rsidR="00000000" w:rsidRPr="00000000">
        <w:rPr>
          <w:sz w:val="28"/>
          <w:szCs w:val="28"/>
          <w:rtl w:val="0"/>
        </w:rPr>
        <w:t xml:space="preserve">3.4.2.2.1 Component Interaction </w:t>
      </w:r>
    </w:p>
    <w:p w:rsidR="00000000" w:rsidDel="00000000" w:rsidP="00000000" w:rsidRDefault="00000000" w:rsidRPr="00000000" w14:paraId="00000427">
      <w:pPr>
        <w:numPr>
          <w:ilvl w:val="0"/>
          <w:numId w:val="20"/>
        </w:numPr>
        <w:ind w:left="720" w:hanging="360"/>
        <w:rPr>
          <w:sz w:val="28"/>
          <w:szCs w:val="28"/>
          <w:u w:val="none"/>
        </w:rPr>
      </w:pPr>
      <w:r w:rsidDel="00000000" w:rsidR="00000000" w:rsidRPr="00000000">
        <w:rPr>
          <w:sz w:val="28"/>
          <w:szCs w:val="28"/>
          <w:rtl w:val="0"/>
        </w:rPr>
        <w:t xml:space="preserve">Remote User Interface</w:t>
      </w:r>
    </w:p>
    <w:p w:rsidR="00000000" w:rsidDel="00000000" w:rsidP="00000000" w:rsidRDefault="00000000" w:rsidRPr="00000000" w14:paraId="00000428">
      <w:pPr>
        <w:numPr>
          <w:ilvl w:val="1"/>
          <w:numId w:val="20"/>
        </w:numPr>
        <w:ind w:left="1440" w:hanging="360"/>
        <w:rPr>
          <w:sz w:val="28"/>
          <w:szCs w:val="28"/>
          <w:u w:val="none"/>
        </w:rPr>
      </w:pPr>
      <w:r w:rsidDel="00000000" w:rsidR="00000000" w:rsidRPr="00000000">
        <w:rPr>
          <w:sz w:val="28"/>
          <w:szCs w:val="28"/>
          <w:rtl w:val="0"/>
        </w:rPr>
        <w:t xml:space="preserve">User Authentication Interface</w:t>
      </w:r>
    </w:p>
    <w:p w:rsidR="00000000" w:rsidDel="00000000" w:rsidP="00000000" w:rsidRDefault="00000000" w:rsidRPr="00000000" w14:paraId="00000429">
      <w:pPr>
        <w:numPr>
          <w:ilvl w:val="2"/>
          <w:numId w:val="20"/>
        </w:numPr>
        <w:ind w:left="2160" w:hanging="360"/>
        <w:rPr>
          <w:sz w:val="28"/>
          <w:szCs w:val="28"/>
          <w:u w:val="none"/>
        </w:rPr>
      </w:pPr>
      <w:r w:rsidDel="00000000" w:rsidR="00000000" w:rsidRPr="00000000">
        <w:rPr>
          <w:sz w:val="28"/>
          <w:szCs w:val="28"/>
          <w:rtl w:val="0"/>
        </w:rPr>
        <w:t xml:space="preserve">This is an interface that performs the authentication process so that users can access the system remotely.</w:t>
      </w:r>
    </w:p>
    <w:p w:rsidR="00000000" w:rsidDel="00000000" w:rsidP="00000000" w:rsidRDefault="00000000" w:rsidRPr="00000000" w14:paraId="0000042A">
      <w:pPr>
        <w:numPr>
          <w:ilvl w:val="1"/>
          <w:numId w:val="20"/>
        </w:numPr>
        <w:ind w:left="1440" w:hanging="360"/>
        <w:rPr>
          <w:sz w:val="28"/>
          <w:szCs w:val="28"/>
          <w:u w:val="none"/>
        </w:rPr>
      </w:pPr>
      <w:r w:rsidDel="00000000" w:rsidR="00000000" w:rsidRPr="00000000">
        <w:rPr>
          <w:sz w:val="28"/>
          <w:szCs w:val="28"/>
          <w:rtl w:val="0"/>
        </w:rPr>
        <w:t xml:space="preserve">Self Signed Root Certificate</w:t>
      </w:r>
    </w:p>
    <w:p w:rsidR="00000000" w:rsidDel="00000000" w:rsidP="00000000" w:rsidRDefault="00000000" w:rsidRPr="00000000" w14:paraId="0000042B">
      <w:pPr>
        <w:numPr>
          <w:ilvl w:val="2"/>
          <w:numId w:val="20"/>
        </w:numPr>
        <w:ind w:left="2160" w:hanging="360"/>
        <w:rPr>
          <w:sz w:val="28"/>
          <w:szCs w:val="28"/>
          <w:u w:val="none"/>
        </w:rPr>
      </w:pPr>
      <w:r w:rsidDel="00000000" w:rsidR="00000000" w:rsidRPr="00000000">
        <w:rPr>
          <w:sz w:val="28"/>
          <w:szCs w:val="28"/>
          <w:rtl w:val="0"/>
        </w:rPr>
        <w:t xml:space="preserve">A certificate used to ensure trustworthy communication and is used in self-signed form.</w:t>
      </w:r>
    </w:p>
    <w:p w:rsidR="00000000" w:rsidDel="00000000" w:rsidP="00000000" w:rsidRDefault="00000000" w:rsidRPr="00000000" w14:paraId="0000042C">
      <w:pPr>
        <w:numPr>
          <w:ilvl w:val="1"/>
          <w:numId w:val="20"/>
        </w:numPr>
        <w:ind w:left="1440" w:hanging="360"/>
        <w:rPr>
          <w:sz w:val="28"/>
          <w:szCs w:val="28"/>
          <w:u w:val="none"/>
        </w:rPr>
      </w:pPr>
      <w:r w:rsidDel="00000000" w:rsidR="00000000" w:rsidRPr="00000000">
        <w:rPr>
          <w:sz w:val="28"/>
          <w:szCs w:val="28"/>
          <w:rtl w:val="0"/>
        </w:rPr>
        <w:t xml:space="preserve">Running environment: PC (Windows)</w:t>
      </w:r>
    </w:p>
    <w:p w:rsidR="00000000" w:rsidDel="00000000" w:rsidP="00000000" w:rsidRDefault="00000000" w:rsidRPr="00000000" w14:paraId="0000042D">
      <w:pPr>
        <w:numPr>
          <w:ilvl w:val="2"/>
          <w:numId w:val="20"/>
        </w:numPr>
        <w:ind w:left="2160" w:hanging="360"/>
        <w:rPr>
          <w:sz w:val="28"/>
          <w:szCs w:val="28"/>
          <w:u w:val="none"/>
        </w:rPr>
      </w:pPr>
      <w:r w:rsidDel="00000000" w:rsidR="00000000" w:rsidRPr="00000000">
        <w:rPr>
          <w:sz w:val="28"/>
          <w:szCs w:val="28"/>
          <w:rtl w:val="0"/>
        </w:rPr>
        <w:t xml:space="preserve">The remote user interface runs on the Windows operating system.</w:t>
      </w:r>
    </w:p>
    <w:p w:rsidR="00000000" w:rsidDel="00000000" w:rsidP="00000000" w:rsidRDefault="00000000" w:rsidRPr="00000000" w14:paraId="0000042E">
      <w:pPr>
        <w:numPr>
          <w:ilvl w:val="0"/>
          <w:numId w:val="20"/>
        </w:numPr>
        <w:ind w:left="720" w:hanging="360"/>
        <w:rPr>
          <w:sz w:val="28"/>
          <w:szCs w:val="28"/>
          <w:u w:val="none"/>
        </w:rPr>
      </w:pPr>
      <w:r w:rsidDel="00000000" w:rsidR="00000000" w:rsidRPr="00000000">
        <w:rPr>
          <w:sz w:val="28"/>
          <w:szCs w:val="28"/>
          <w:rtl w:val="0"/>
        </w:rPr>
        <w:t xml:space="preserve">DemoCannon</w:t>
      </w:r>
    </w:p>
    <w:p w:rsidR="00000000" w:rsidDel="00000000" w:rsidP="00000000" w:rsidRDefault="00000000" w:rsidRPr="00000000" w14:paraId="0000042F">
      <w:pPr>
        <w:numPr>
          <w:ilvl w:val="1"/>
          <w:numId w:val="20"/>
        </w:numPr>
        <w:ind w:left="1440" w:hanging="360"/>
        <w:rPr>
          <w:sz w:val="28"/>
          <w:szCs w:val="28"/>
          <w:u w:val="none"/>
        </w:rPr>
      </w:pPr>
      <w:r w:rsidDel="00000000" w:rsidR="00000000" w:rsidRPr="00000000">
        <w:rPr>
          <w:sz w:val="28"/>
          <w:szCs w:val="28"/>
          <w:rtl w:val="0"/>
        </w:rPr>
        <w:t xml:space="preserve">User Authenticator</w:t>
      </w:r>
    </w:p>
    <w:p w:rsidR="00000000" w:rsidDel="00000000" w:rsidP="00000000" w:rsidRDefault="00000000" w:rsidRPr="00000000" w14:paraId="00000430">
      <w:pPr>
        <w:numPr>
          <w:ilvl w:val="2"/>
          <w:numId w:val="20"/>
        </w:numPr>
        <w:ind w:left="2160" w:hanging="360"/>
        <w:rPr>
          <w:sz w:val="28"/>
          <w:szCs w:val="28"/>
          <w:u w:val="none"/>
        </w:rPr>
      </w:pPr>
      <w:r w:rsidDel="00000000" w:rsidR="00000000" w:rsidRPr="00000000">
        <w:rPr>
          <w:sz w:val="28"/>
          <w:szCs w:val="28"/>
          <w:rtl w:val="0"/>
        </w:rPr>
        <w:t xml:space="preserve">It is responsible for verifying the user's identity and processing authentication.</w:t>
      </w:r>
    </w:p>
    <w:p w:rsidR="00000000" w:rsidDel="00000000" w:rsidP="00000000" w:rsidRDefault="00000000" w:rsidRPr="00000000" w14:paraId="00000431">
      <w:pPr>
        <w:numPr>
          <w:ilvl w:val="1"/>
          <w:numId w:val="20"/>
        </w:numPr>
        <w:ind w:left="1440" w:hanging="360"/>
        <w:rPr>
          <w:sz w:val="28"/>
          <w:szCs w:val="28"/>
          <w:u w:val="none"/>
        </w:rPr>
      </w:pPr>
      <w:r w:rsidDel="00000000" w:rsidR="00000000" w:rsidRPr="00000000">
        <w:rPr>
          <w:sz w:val="28"/>
          <w:szCs w:val="28"/>
          <w:rtl w:val="0"/>
        </w:rPr>
        <w:t xml:space="preserve">Server Storage</w:t>
      </w:r>
    </w:p>
    <w:p w:rsidR="00000000" w:rsidDel="00000000" w:rsidP="00000000" w:rsidRDefault="00000000" w:rsidRPr="00000000" w14:paraId="00000432">
      <w:pPr>
        <w:numPr>
          <w:ilvl w:val="2"/>
          <w:numId w:val="20"/>
        </w:numPr>
        <w:ind w:left="2160" w:hanging="360"/>
        <w:rPr>
          <w:sz w:val="28"/>
          <w:szCs w:val="28"/>
          <w:u w:val="none"/>
        </w:rPr>
      </w:pPr>
      <w:r w:rsidDel="00000000" w:rsidR="00000000" w:rsidRPr="00000000">
        <w:rPr>
          <w:sz w:val="28"/>
          <w:szCs w:val="28"/>
          <w:rtl w:val="0"/>
        </w:rPr>
        <w:t xml:space="preserve">Server Certificate</w:t>
      </w:r>
    </w:p>
    <w:p w:rsidR="00000000" w:rsidDel="00000000" w:rsidP="00000000" w:rsidRDefault="00000000" w:rsidRPr="00000000" w14:paraId="00000433">
      <w:pPr>
        <w:numPr>
          <w:ilvl w:val="3"/>
          <w:numId w:val="20"/>
        </w:numPr>
        <w:ind w:left="2880" w:hanging="360"/>
        <w:rPr>
          <w:sz w:val="28"/>
          <w:szCs w:val="28"/>
          <w:u w:val="none"/>
        </w:rPr>
      </w:pPr>
      <w:r w:rsidDel="00000000" w:rsidR="00000000" w:rsidRPr="00000000">
        <w:rPr>
          <w:sz w:val="28"/>
          <w:szCs w:val="28"/>
          <w:rtl w:val="0"/>
        </w:rPr>
        <w:t xml:space="preserve">This certificate is used to prove the reliability of the server.</w:t>
      </w:r>
    </w:p>
    <w:p w:rsidR="00000000" w:rsidDel="00000000" w:rsidP="00000000" w:rsidRDefault="00000000" w:rsidRPr="00000000" w14:paraId="00000434">
      <w:pPr>
        <w:numPr>
          <w:ilvl w:val="3"/>
          <w:numId w:val="20"/>
        </w:numPr>
        <w:ind w:left="2880" w:hanging="360"/>
        <w:rPr>
          <w:sz w:val="28"/>
          <w:szCs w:val="28"/>
          <w:u w:val="none"/>
        </w:rPr>
      </w:pPr>
      <w:r w:rsidDel="00000000" w:rsidR="00000000" w:rsidRPr="00000000">
        <w:rPr>
          <w:sz w:val="28"/>
          <w:szCs w:val="28"/>
          <w:rtl w:val="0"/>
        </w:rPr>
        <w:t xml:space="preserve">Algorithm used to encrypt user information on the server: AES256</w:t>
      </w:r>
    </w:p>
    <w:p w:rsidR="00000000" w:rsidDel="00000000" w:rsidP="00000000" w:rsidRDefault="00000000" w:rsidRPr="00000000" w14:paraId="00000435">
      <w:pPr>
        <w:numPr>
          <w:ilvl w:val="2"/>
          <w:numId w:val="20"/>
        </w:numPr>
        <w:ind w:left="2160" w:hanging="360"/>
        <w:rPr>
          <w:sz w:val="28"/>
          <w:szCs w:val="28"/>
          <w:u w:val="none"/>
        </w:rPr>
      </w:pPr>
      <w:r w:rsidDel="00000000" w:rsidR="00000000" w:rsidRPr="00000000">
        <w:rPr>
          <w:sz w:val="28"/>
          <w:szCs w:val="28"/>
          <w:rtl w:val="0"/>
        </w:rPr>
        <w:t xml:space="preserve">Execution environment: Server (Linux)</w:t>
      </w:r>
    </w:p>
    <w:p w:rsidR="00000000" w:rsidDel="00000000" w:rsidP="00000000" w:rsidRDefault="00000000" w:rsidRPr="00000000" w14:paraId="00000436">
      <w:pPr>
        <w:numPr>
          <w:ilvl w:val="3"/>
          <w:numId w:val="20"/>
        </w:numPr>
        <w:ind w:left="2880" w:hanging="360"/>
        <w:rPr>
          <w:sz w:val="28"/>
          <w:szCs w:val="28"/>
          <w:u w:val="none"/>
        </w:rPr>
      </w:pPr>
      <w:r w:rsidDel="00000000" w:rsidR="00000000" w:rsidRPr="00000000">
        <w:rPr>
          <w:sz w:val="28"/>
          <w:szCs w:val="28"/>
          <w:rtl w:val="0"/>
        </w:rPr>
        <w:t xml:space="preserve">DemoCannon runs on the Linux operating system.</w:t>
      </w:r>
    </w:p>
    <w:p w:rsidR="00000000" w:rsidDel="00000000" w:rsidP="00000000" w:rsidRDefault="00000000" w:rsidRPr="00000000" w14:paraId="00000437">
      <w:pPr>
        <w:numPr>
          <w:ilvl w:val="0"/>
          <w:numId w:val="20"/>
        </w:numPr>
        <w:ind w:left="720" w:hanging="360"/>
        <w:rPr>
          <w:sz w:val="28"/>
          <w:szCs w:val="28"/>
          <w:u w:val="none"/>
        </w:rPr>
      </w:pPr>
      <w:r w:rsidDel="00000000" w:rsidR="00000000" w:rsidRPr="00000000">
        <w:rPr>
          <w:sz w:val="28"/>
          <w:szCs w:val="28"/>
          <w:rtl w:val="0"/>
        </w:rPr>
        <w:t xml:space="preserve">Build Server</w:t>
      </w:r>
    </w:p>
    <w:p w:rsidR="00000000" w:rsidDel="00000000" w:rsidP="00000000" w:rsidRDefault="00000000" w:rsidRPr="00000000" w14:paraId="00000438">
      <w:pPr>
        <w:numPr>
          <w:ilvl w:val="1"/>
          <w:numId w:val="20"/>
        </w:numPr>
        <w:ind w:left="1440" w:hanging="360"/>
        <w:rPr>
          <w:sz w:val="28"/>
          <w:szCs w:val="28"/>
          <w:u w:val="none"/>
        </w:rPr>
      </w:pPr>
      <w:r w:rsidDel="00000000" w:rsidR="00000000" w:rsidRPr="00000000">
        <w:rPr>
          <w:sz w:val="28"/>
          <w:szCs w:val="28"/>
          <w:rtl w:val="0"/>
        </w:rPr>
        <w:t xml:space="preserve">Secure Coding</w:t>
      </w:r>
    </w:p>
    <w:p w:rsidR="00000000" w:rsidDel="00000000" w:rsidP="00000000" w:rsidRDefault="00000000" w:rsidRPr="00000000" w14:paraId="00000439">
      <w:pPr>
        <w:numPr>
          <w:ilvl w:val="2"/>
          <w:numId w:val="20"/>
        </w:numPr>
        <w:ind w:left="2160" w:hanging="360"/>
        <w:rPr>
          <w:sz w:val="28"/>
          <w:szCs w:val="28"/>
          <w:u w:val="none"/>
        </w:rPr>
      </w:pPr>
      <w:r w:rsidDel="00000000" w:rsidR="00000000" w:rsidRPr="00000000">
        <w:rPr>
          <w:sz w:val="28"/>
          <w:szCs w:val="28"/>
          <w:rtl w:val="0"/>
        </w:rPr>
        <w:t xml:space="preserve">Follow secure coding rules when writing code to prevent security vulnerabilities.</w:t>
      </w:r>
    </w:p>
    <w:p w:rsidR="00000000" w:rsidDel="00000000" w:rsidP="00000000" w:rsidRDefault="00000000" w:rsidRPr="00000000" w14:paraId="0000043A">
      <w:pPr>
        <w:numPr>
          <w:ilvl w:val="1"/>
          <w:numId w:val="20"/>
        </w:numPr>
        <w:ind w:left="1440" w:hanging="360"/>
        <w:rPr>
          <w:sz w:val="28"/>
          <w:szCs w:val="28"/>
          <w:u w:val="none"/>
        </w:rPr>
      </w:pPr>
      <w:r w:rsidDel="00000000" w:rsidR="00000000" w:rsidRPr="00000000">
        <w:rPr>
          <w:sz w:val="28"/>
          <w:szCs w:val="28"/>
          <w:rtl w:val="0"/>
        </w:rPr>
        <w:t xml:space="preserve">Sanitizer</w:t>
      </w:r>
    </w:p>
    <w:p w:rsidR="00000000" w:rsidDel="00000000" w:rsidP="00000000" w:rsidRDefault="00000000" w:rsidRPr="00000000" w14:paraId="0000043B">
      <w:pPr>
        <w:numPr>
          <w:ilvl w:val="2"/>
          <w:numId w:val="20"/>
        </w:numPr>
        <w:ind w:left="2160" w:hanging="360"/>
        <w:rPr>
          <w:sz w:val="28"/>
          <w:szCs w:val="28"/>
          <w:u w:val="none"/>
        </w:rPr>
      </w:pPr>
      <w:r w:rsidDel="00000000" w:rsidR="00000000" w:rsidRPr="00000000">
        <w:rPr>
          <w:sz w:val="28"/>
          <w:szCs w:val="28"/>
          <w:rtl w:val="0"/>
        </w:rPr>
        <w:t xml:space="preserve">It is a tool that finds and fixes potential defects or vulnerabilities in code.</w:t>
      </w:r>
    </w:p>
    <w:p w:rsidR="00000000" w:rsidDel="00000000" w:rsidP="00000000" w:rsidRDefault="00000000" w:rsidRPr="00000000" w14:paraId="0000043C">
      <w:pPr>
        <w:numPr>
          <w:ilvl w:val="0"/>
          <w:numId w:val="20"/>
        </w:numPr>
        <w:ind w:left="720" w:hanging="360"/>
        <w:rPr>
          <w:sz w:val="28"/>
          <w:szCs w:val="28"/>
          <w:u w:val="none"/>
        </w:rPr>
      </w:pPr>
      <w:r w:rsidDel="00000000" w:rsidR="00000000" w:rsidRPr="00000000">
        <w:rPr>
          <w:sz w:val="28"/>
          <w:szCs w:val="28"/>
          <w:rtl w:val="0"/>
        </w:rPr>
        <w:t xml:space="preserve">Private Server</w:t>
      </w:r>
    </w:p>
    <w:p w:rsidR="00000000" w:rsidDel="00000000" w:rsidP="00000000" w:rsidRDefault="00000000" w:rsidRPr="00000000" w14:paraId="0000043D">
      <w:pPr>
        <w:numPr>
          <w:ilvl w:val="1"/>
          <w:numId w:val="20"/>
        </w:numPr>
        <w:ind w:left="1440" w:hanging="360"/>
        <w:rPr>
          <w:sz w:val="28"/>
          <w:szCs w:val="28"/>
          <w:u w:val="none"/>
        </w:rPr>
      </w:pPr>
      <w:r w:rsidDel="00000000" w:rsidR="00000000" w:rsidRPr="00000000">
        <w:rPr>
          <w:sz w:val="28"/>
          <w:szCs w:val="28"/>
          <w:rtl w:val="0"/>
        </w:rPr>
        <w:t xml:space="preserve">Self Signed Root Private Key</w:t>
      </w:r>
    </w:p>
    <w:p w:rsidR="00000000" w:rsidDel="00000000" w:rsidP="00000000" w:rsidRDefault="00000000" w:rsidRPr="00000000" w14:paraId="0000043E">
      <w:pPr>
        <w:numPr>
          <w:ilvl w:val="2"/>
          <w:numId w:val="20"/>
        </w:numPr>
        <w:ind w:left="2160" w:hanging="360"/>
        <w:rPr>
          <w:sz w:val="28"/>
          <w:szCs w:val="28"/>
          <w:u w:val="none"/>
        </w:rPr>
      </w:pPr>
      <w:r w:rsidDel="00000000" w:rsidR="00000000" w:rsidRPr="00000000">
        <w:rPr>
          <w:sz w:val="28"/>
          <w:szCs w:val="28"/>
          <w:rtl w:val="0"/>
        </w:rPr>
        <w:t xml:space="preserve">This is the private key used to sign the root certificate and plays an important role in ensuring secure communication with the outside world.</w:t>
      </w:r>
    </w:p>
    <w:p w:rsidR="00000000" w:rsidDel="00000000" w:rsidP="00000000" w:rsidRDefault="00000000" w:rsidRPr="00000000" w14:paraId="0000043F">
      <w:pPr>
        <w:ind w:left="2880" w:firstLine="0"/>
        <w:rPr>
          <w:sz w:val="28"/>
          <w:szCs w:val="28"/>
        </w:rPr>
      </w:pPr>
      <w:r w:rsidDel="00000000" w:rsidR="00000000" w:rsidRPr="00000000">
        <w:rPr>
          <w:rtl w:val="0"/>
        </w:rPr>
      </w:r>
    </w:p>
    <w:p w:rsidR="00000000" w:rsidDel="00000000" w:rsidP="00000000" w:rsidRDefault="00000000" w:rsidRPr="00000000" w14:paraId="00000440">
      <w:pPr>
        <w:pStyle w:val="Heading4"/>
        <w:rPr>
          <w:sz w:val="28"/>
          <w:szCs w:val="28"/>
        </w:rPr>
      </w:pPr>
      <w:bookmarkStart w:colFirst="0" w:colLast="0" w:name="_ygr9e5xaguys" w:id="38"/>
      <w:bookmarkEnd w:id="38"/>
      <w:r w:rsidDel="00000000" w:rsidR="00000000" w:rsidRPr="00000000">
        <w:rPr>
          <w:sz w:val="28"/>
          <w:szCs w:val="28"/>
          <w:rtl w:val="0"/>
        </w:rPr>
        <w:t xml:space="preserve">3.4.2.2.2 Secure Communication &amp; Authentication</w:t>
      </w:r>
    </w:p>
    <w:p w:rsidR="00000000" w:rsidDel="00000000" w:rsidP="00000000" w:rsidRDefault="00000000" w:rsidRPr="00000000" w14:paraId="00000441">
      <w:pPr>
        <w:rPr/>
      </w:pPr>
      <w:r w:rsidDel="00000000" w:rsidR="00000000" w:rsidRPr="00000000">
        <w:rPr/>
        <w:drawing>
          <wp:inline distB="114300" distT="114300" distL="114300" distR="114300">
            <wp:extent cx="5731200" cy="3937000"/>
            <wp:effectExtent b="0" l="0" r="0" t="0"/>
            <wp:docPr id="12"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7312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442">
      <w:pPr>
        <w:rPr>
          <w:rPrChange w:author="고장현" w:id="2" w:date="2024-06-24T11:26:28Z">
            <w:rPr>
              <w:sz w:val="28"/>
              <w:szCs w:val="28"/>
            </w:rPr>
          </w:rPrChange>
        </w:rPr>
        <w:pPrChange w:author="고장현" w:id="0" w:date="2024-06-24T11:26:28Z">
          <w:pPr>
            <w:pStyle w:val="Heading2"/>
          </w:pPr>
        </w:pPrChange>
      </w:pPr>
      <w:bookmarkStart w:colFirst="0" w:colLast="0" w:name="_vuuhaeq05zq3" w:id="39"/>
      <w:bookmarkEnd w:id="39"/>
      <w:r w:rsidDel="00000000" w:rsidR="00000000" w:rsidRPr="00000000">
        <w:rPr>
          <w:sz w:val="28"/>
          <w:szCs w:val="28"/>
        </w:rPr>
        <mc:AlternateContent>
          <mc:Choice Requires="wpg">
            <w:drawing>
              <wp:inline distB="114300" distT="114300" distL="114300" distR="114300">
                <wp:extent cx="5731200" cy="522629"/>
                <wp:effectExtent b="0" l="0" r="0" t="0"/>
                <wp:docPr id="2" name=""/>
                <a:graphic>
                  <a:graphicData uri="http://schemas.microsoft.com/office/word/2010/wordprocessingShape">
                    <wps:wsp>
                      <wps:cNvSpPr txBox="1"/>
                      <wps:cNvPr id="4" name="Shape 4"/>
                      <wps:spPr>
                        <a:xfrm>
                          <a:off x="834350" y="2119750"/>
                          <a:ext cx="6145200" cy="542100"/>
                        </a:xfrm>
                        <a:prstGeom prst="rect">
                          <a:avLst/>
                        </a:prstGeom>
                        <a:noFill/>
                        <a:ln>
                          <a:noFill/>
                        </a:ln>
                      </wps:spPr>
                      <wps:txbx>
                        <w:txbxContent>
                          <w:p w:rsidR="00000000" w:rsidDel="00000000" w:rsidP="00000000" w:rsidRDefault="00000000" w:rsidRPr="00000000">
                            <w:pPr>
                              <w:spacing w:after="0" w:before="0" w:line="275.9999942779541"/>
                              <w:ind w:left="1440" w:right="0" w:firstLine="144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Figure.</w:t>
                            </w:r>
                            <w:r w:rsidDel="00000000" w:rsidR="00000000" w:rsidRPr="00000000">
                              <w:rPr>
                                <w:rFonts w:ascii="Arial" w:cs="Arial" w:eastAsia="Arial" w:hAnsi="Arial"/>
                                <w:b w:val="0"/>
                                <w:i w:val="0"/>
                                <w:smallCaps w:val="0"/>
                                <w:strike w:val="0"/>
                                <w:color w:val="000000"/>
                                <w:sz w:val="28"/>
                                <w:vertAlign w:val="baseline"/>
                              </w:rPr>
                              <w:t xml:space="preserve">Communication flow between app and server ]</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5731200" cy="522629"/>
                <wp:effectExtent b="0" l="0" r="0" t="0"/>
                <wp:docPr id="2" name="image6.png"/>
                <a:graphic>
                  <a:graphicData uri="http://schemas.openxmlformats.org/drawingml/2006/picture">
                    <pic:pic>
                      <pic:nvPicPr>
                        <pic:cNvPr id="0" name="image6.png"/>
                        <pic:cNvPicPr preferRelativeResize="0"/>
                      </pic:nvPicPr>
                      <pic:blipFill>
                        <a:blip r:embed="rId30"/>
                        <a:srcRect/>
                        <a:stretch>
                          <a:fillRect/>
                        </a:stretch>
                      </pic:blipFill>
                      <pic:spPr>
                        <a:xfrm>
                          <a:off x="0" y="0"/>
                          <a:ext cx="5731200" cy="52262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43">
      <w:pPr>
        <w:rPr>
          <w:sz w:val="28"/>
          <w:szCs w:val="28"/>
        </w:rPr>
      </w:pPr>
      <w:r w:rsidDel="00000000" w:rsidR="00000000" w:rsidRPr="00000000">
        <w:rPr>
          <w:rtl w:val="0"/>
        </w:rPr>
      </w:r>
    </w:p>
    <w:p w:rsidR="00000000" w:rsidDel="00000000" w:rsidP="00000000" w:rsidRDefault="00000000" w:rsidRPr="00000000" w14:paraId="00000444">
      <w:pPr>
        <w:rPr>
          <w:sz w:val="28"/>
          <w:szCs w:val="28"/>
        </w:rPr>
      </w:pPr>
      <w:r w:rsidDel="00000000" w:rsidR="00000000" w:rsidRPr="00000000">
        <w:rPr>
          <w:rtl w:val="0"/>
        </w:rPr>
      </w:r>
    </w:p>
    <w:p w:rsidR="00000000" w:rsidDel="00000000" w:rsidP="00000000" w:rsidRDefault="00000000" w:rsidRPr="00000000" w14:paraId="00000445">
      <w:pPr>
        <w:rPr>
          <w:sz w:val="28"/>
          <w:szCs w:val="28"/>
        </w:rPr>
      </w:pPr>
      <w:r w:rsidDel="00000000" w:rsidR="00000000" w:rsidRPr="00000000">
        <w:rPr>
          <w:rtl w:val="0"/>
        </w:rPr>
      </w:r>
    </w:p>
    <w:p w:rsidR="00000000" w:rsidDel="00000000" w:rsidP="00000000" w:rsidRDefault="00000000" w:rsidRPr="00000000" w14:paraId="00000446">
      <w:pPr>
        <w:rPr/>
      </w:pPr>
      <w:r w:rsidDel="00000000" w:rsidR="00000000" w:rsidRPr="00000000">
        <w:rPr>
          <w:rtl w:val="0"/>
        </w:rPr>
      </w:r>
    </w:p>
    <w:p w:rsidR="00000000" w:rsidDel="00000000" w:rsidP="00000000" w:rsidRDefault="00000000" w:rsidRPr="00000000" w14:paraId="00000447">
      <w:pPr>
        <w:rPr/>
      </w:pPr>
      <w:r w:rsidDel="00000000" w:rsidR="00000000" w:rsidRPr="00000000">
        <w:rPr>
          <w:rtl w:val="0"/>
        </w:rPr>
      </w:r>
    </w:p>
    <w:p w:rsidR="00000000" w:rsidDel="00000000" w:rsidP="00000000" w:rsidRDefault="00000000" w:rsidRPr="00000000" w14:paraId="00000448">
      <w:pPr>
        <w:rPr/>
      </w:pPr>
      <w:r w:rsidDel="00000000" w:rsidR="00000000" w:rsidRPr="00000000">
        <w:rPr>
          <w:rtl w:val="0"/>
        </w:rPr>
      </w:r>
    </w:p>
    <w:p w:rsidR="00000000" w:rsidDel="00000000" w:rsidP="00000000" w:rsidRDefault="00000000" w:rsidRPr="00000000" w14:paraId="00000449">
      <w:pPr>
        <w:rPr/>
      </w:pPr>
      <w:r w:rsidDel="00000000" w:rsidR="00000000" w:rsidRPr="00000000">
        <w:rPr>
          <w:rtl w:val="0"/>
        </w:rPr>
      </w:r>
    </w:p>
    <w:p w:rsidR="00000000" w:rsidDel="00000000" w:rsidP="00000000" w:rsidRDefault="00000000" w:rsidRPr="00000000" w14:paraId="0000044A">
      <w:pPr>
        <w:rPr/>
      </w:pPr>
      <w:r w:rsidDel="00000000" w:rsidR="00000000" w:rsidRPr="00000000">
        <w:rPr>
          <w:rtl w:val="0"/>
        </w:rPr>
      </w:r>
    </w:p>
    <w:p w:rsidR="00000000" w:rsidDel="00000000" w:rsidP="00000000" w:rsidRDefault="00000000" w:rsidRPr="00000000" w14:paraId="0000044B">
      <w:pPr>
        <w:rPr/>
      </w:pPr>
      <w:r w:rsidDel="00000000" w:rsidR="00000000" w:rsidRPr="00000000">
        <w:rPr>
          <w:rtl w:val="0"/>
        </w:rPr>
      </w:r>
    </w:p>
    <w:p w:rsidR="00000000" w:rsidDel="00000000" w:rsidP="00000000" w:rsidRDefault="00000000" w:rsidRPr="00000000" w14:paraId="0000044C">
      <w:pPr>
        <w:rPr/>
      </w:pPr>
      <w:r w:rsidDel="00000000" w:rsidR="00000000" w:rsidRPr="00000000">
        <w:rPr>
          <w:rtl w:val="0"/>
        </w:rPr>
      </w:r>
    </w:p>
    <w:p w:rsidR="00000000" w:rsidDel="00000000" w:rsidP="00000000" w:rsidRDefault="00000000" w:rsidRPr="00000000" w14:paraId="0000044D">
      <w:pPr>
        <w:rPr/>
      </w:pPr>
      <w:r w:rsidDel="00000000" w:rsidR="00000000" w:rsidRPr="00000000">
        <w:rPr>
          <w:rtl w:val="0"/>
        </w:rPr>
      </w:r>
    </w:p>
    <w:p w:rsidR="00000000" w:rsidDel="00000000" w:rsidP="00000000" w:rsidRDefault="00000000" w:rsidRPr="00000000" w14:paraId="0000044E">
      <w:pPr>
        <w:rPr/>
      </w:pPr>
      <w:r w:rsidDel="00000000" w:rsidR="00000000" w:rsidRPr="00000000">
        <w:rPr>
          <w:rtl w:val="0"/>
        </w:rPr>
      </w:r>
    </w:p>
    <w:p w:rsidR="00000000" w:rsidDel="00000000" w:rsidP="00000000" w:rsidRDefault="00000000" w:rsidRPr="00000000" w14:paraId="0000044F">
      <w:pPr>
        <w:rPr/>
      </w:pPr>
      <w:r w:rsidDel="00000000" w:rsidR="00000000" w:rsidRPr="00000000">
        <w:rPr>
          <w:rtl w:val="0"/>
        </w:rPr>
      </w:r>
    </w:p>
    <w:p w:rsidR="00000000" w:rsidDel="00000000" w:rsidP="00000000" w:rsidRDefault="00000000" w:rsidRPr="00000000" w14:paraId="00000450">
      <w:pPr>
        <w:rPr/>
      </w:pPr>
      <w:r w:rsidDel="00000000" w:rsidR="00000000" w:rsidRPr="00000000">
        <w:rPr>
          <w:rtl w:val="0"/>
        </w:rPr>
      </w:r>
    </w:p>
    <w:p w:rsidR="00000000" w:rsidDel="00000000" w:rsidP="00000000" w:rsidRDefault="00000000" w:rsidRPr="00000000" w14:paraId="00000451">
      <w:pPr>
        <w:pStyle w:val="Title"/>
        <w:rPr/>
      </w:pPr>
      <w:bookmarkStart w:colFirst="0" w:colLast="0" w:name="_l8zcy7dtcsmx" w:id="40"/>
      <w:bookmarkEnd w:id="40"/>
      <w:r w:rsidDel="00000000" w:rsidR="00000000" w:rsidRPr="00000000">
        <w:rPr>
          <w:rtl w:val="0"/>
        </w:rPr>
        <w:t xml:space="preserve">4. Build Configuration</w:t>
      </w:r>
    </w:p>
    <w:p w:rsidR="00000000" w:rsidDel="00000000" w:rsidP="00000000" w:rsidRDefault="00000000" w:rsidRPr="00000000" w14:paraId="00000452">
      <w:pPr>
        <w:pStyle w:val="Heading1"/>
        <w:rPr/>
      </w:pPr>
      <w:bookmarkStart w:colFirst="0" w:colLast="0" w:name="_19wt6us0oun6" w:id="41"/>
      <w:bookmarkEnd w:id="41"/>
      <w:r w:rsidDel="00000000" w:rsidR="00000000" w:rsidRPr="00000000">
        <w:rPr>
          <w:rtl w:val="0"/>
        </w:rPr>
        <w:t xml:space="preserve">4.1 Application</w:t>
      </w:r>
    </w:p>
    <w:p w:rsidR="00000000" w:rsidDel="00000000" w:rsidP="00000000" w:rsidRDefault="00000000" w:rsidRPr="00000000" w14:paraId="00000453">
      <w:pPr>
        <w:pStyle w:val="Heading2"/>
        <w:rPr/>
      </w:pPr>
      <w:bookmarkStart w:colFirst="0" w:colLast="0" w:name="_q0te7efh5sa7" w:id="42"/>
      <w:bookmarkEnd w:id="42"/>
      <w:r w:rsidDel="00000000" w:rsidR="00000000" w:rsidRPr="00000000">
        <w:rPr>
          <w:rtl w:val="0"/>
        </w:rPr>
        <w:t xml:space="preserve">4.1.1 OpenSSL Library</w:t>
      </w:r>
    </w:p>
    <w:p w:rsidR="00000000" w:rsidDel="00000000" w:rsidP="00000000" w:rsidRDefault="00000000" w:rsidRPr="00000000" w14:paraId="00000454">
      <w:pPr>
        <w:rPr>
          <w:sz w:val="28"/>
          <w:szCs w:val="28"/>
        </w:rPr>
      </w:pPr>
      <w:r w:rsidDel="00000000" w:rsidR="00000000" w:rsidRPr="00000000">
        <w:rPr>
          <w:sz w:val="28"/>
          <w:szCs w:val="28"/>
          <w:rtl w:val="0"/>
        </w:rPr>
        <w:t xml:space="preserve">1. </w:t>
      </w:r>
      <w:r w:rsidDel="00000000" w:rsidR="00000000" w:rsidRPr="00000000">
        <w:rPr>
          <w:b w:val="1"/>
          <w:sz w:val="28"/>
          <w:szCs w:val="28"/>
          <w:rtl w:val="0"/>
        </w:rPr>
        <w:t xml:space="preserve">Download OpenSSL</w:t>
      </w:r>
      <w:r w:rsidDel="00000000" w:rsidR="00000000" w:rsidRPr="00000000">
        <w:rPr>
          <w:sz w:val="28"/>
          <w:szCs w:val="28"/>
          <w:rtl w:val="0"/>
        </w:rPr>
        <w:t xml:space="preserve">:</w:t>
      </w:r>
    </w:p>
    <w:p w:rsidR="00000000" w:rsidDel="00000000" w:rsidP="00000000" w:rsidRDefault="00000000" w:rsidRPr="00000000" w14:paraId="00000455">
      <w:pPr>
        <w:rPr>
          <w:sz w:val="28"/>
          <w:szCs w:val="28"/>
        </w:rPr>
      </w:pPr>
      <w:r w:rsidDel="00000000" w:rsidR="00000000" w:rsidRPr="00000000">
        <w:rPr>
          <w:sz w:val="28"/>
          <w:szCs w:val="28"/>
          <w:rtl w:val="0"/>
        </w:rPr>
        <w:t xml:space="preserve">    - First, download the precompiled OpenSSL libraries suitable for your project's architecture (32-bit or 64-bit) from the official OpenSSL website(https://slproweb.com/products/Win32OpenSSL.html) or another trusted source.</w:t>
      </w:r>
    </w:p>
    <w:p w:rsidR="00000000" w:rsidDel="00000000" w:rsidP="00000000" w:rsidRDefault="00000000" w:rsidRPr="00000000" w14:paraId="00000456">
      <w:pPr>
        <w:rPr>
          <w:sz w:val="28"/>
          <w:szCs w:val="28"/>
        </w:rPr>
      </w:pPr>
      <w:r w:rsidDel="00000000" w:rsidR="00000000" w:rsidRPr="00000000">
        <w:rPr>
          <w:rtl w:val="0"/>
        </w:rPr>
      </w:r>
    </w:p>
    <w:p w:rsidR="00000000" w:rsidDel="00000000" w:rsidP="00000000" w:rsidRDefault="00000000" w:rsidRPr="00000000" w14:paraId="00000457">
      <w:pPr>
        <w:rPr>
          <w:sz w:val="28"/>
          <w:szCs w:val="28"/>
        </w:rPr>
      </w:pPr>
      <w:r w:rsidDel="00000000" w:rsidR="00000000" w:rsidRPr="00000000">
        <w:rPr>
          <w:sz w:val="28"/>
          <w:szCs w:val="28"/>
          <w:rtl w:val="0"/>
        </w:rPr>
        <w:t xml:space="preserve">2. </w:t>
      </w:r>
      <w:r w:rsidDel="00000000" w:rsidR="00000000" w:rsidRPr="00000000">
        <w:rPr>
          <w:b w:val="1"/>
          <w:sz w:val="28"/>
          <w:szCs w:val="28"/>
          <w:rtl w:val="0"/>
        </w:rPr>
        <w:t xml:space="preserve">Prepare OpenSSL Directory</w:t>
      </w:r>
      <w:r w:rsidDel="00000000" w:rsidR="00000000" w:rsidRPr="00000000">
        <w:rPr>
          <w:sz w:val="28"/>
          <w:szCs w:val="28"/>
          <w:rtl w:val="0"/>
        </w:rPr>
        <w:t xml:space="preserve">:</w:t>
      </w:r>
    </w:p>
    <w:p w:rsidR="00000000" w:rsidDel="00000000" w:rsidP="00000000" w:rsidRDefault="00000000" w:rsidRPr="00000000" w14:paraId="00000458">
      <w:pPr>
        <w:rPr>
          <w:sz w:val="28"/>
          <w:szCs w:val="28"/>
        </w:rPr>
      </w:pPr>
      <w:r w:rsidDel="00000000" w:rsidR="00000000" w:rsidRPr="00000000">
        <w:rPr>
          <w:sz w:val="28"/>
          <w:szCs w:val="28"/>
          <w:rtl w:val="0"/>
        </w:rPr>
        <w:t xml:space="preserve">    - Create a directory in your project structure where OpenSSL libraries and headers will reside. For example, `C:\OpenSSL` or `C:\Libraries\OpenSSL`.</w:t>
      </w:r>
    </w:p>
    <w:p w:rsidR="00000000" w:rsidDel="00000000" w:rsidP="00000000" w:rsidRDefault="00000000" w:rsidRPr="00000000" w14:paraId="00000459">
      <w:pPr>
        <w:rPr>
          <w:sz w:val="28"/>
          <w:szCs w:val="28"/>
        </w:rPr>
      </w:pPr>
      <w:r w:rsidDel="00000000" w:rsidR="00000000" w:rsidRPr="00000000">
        <w:rPr>
          <w:rtl w:val="0"/>
        </w:rPr>
      </w:r>
    </w:p>
    <w:p w:rsidR="00000000" w:rsidDel="00000000" w:rsidP="00000000" w:rsidRDefault="00000000" w:rsidRPr="00000000" w14:paraId="0000045A">
      <w:pPr>
        <w:rPr>
          <w:sz w:val="28"/>
          <w:szCs w:val="28"/>
        </w:rPr>
      </w:pPr>
      <w:r w:rsidDel="00000000" w:rsidR="00000000" w:rsidRPr="00000000">
        <w:rPr>
          <w:sz w:val="28"/>
          <w:szCs w:val="28"/>
          <w:rtl w:val="0"/>
        </w:rPr>
        <w:t xml:space="preserve">3. </w:t>
      </w:r>
      <w:r w:rsidDel="00000000" w:rsidR="00000000" w:rsidRPr="00000000">
        <w:rPr>
          <w:b w:val="1"/>
          <w:sz w:val="28"/>
          <w:szCs w:val="28"/>
          <w:rtl w:val="0"/>
        </w:rPr>
        <w:t xml:space="preserve">Include OpenSSL Headers</w:t>
      </w:r>
      <w:r w:rsidDel="00000000" w:rsidR="00000000" w:rsidRPr="00000000">
        <w:rPr>
          <w:sz w:val="28"/>
          <w:szCs w:val="28"/>
          <w:rtl w:val="0"/>
        </w:rPr>
        <w:t xml:space="preserve">:</w:t>
      </w:r>
    </w:p>
    <w:p w:rsidR="00000000" w:rsidDel="00000000" w:rsidP="00000000" w:rsidRDefault="00000000" w:rsidRPr="00000000" w14:paraId="0000045B">
      <w:pPr>
        <w:rPr>
          <w:sz w:val="28"/>
          <w:szCs w:val="28"/>
        </w:rPr>
      </w:pPr>
      <w:r w:rsidDel="00000000" w:rsidR="00000000" w:rsidRPr="00000000">
        <w:rPr>
          <w:sz w:val="28"/>
          <w:szCs w:val="28"/>
          <w:rtl w:val="0"/>
        </w:rPr>
        <w:t xml:space="preserve">    - Open your Visual Studio solution.</w:t>
      </w:r>
    </w:p>
    <w:p w:rsidR="00000000" w:rsidDel="00000000" w:rsidP="00000000" w:rsidRDefault="00000000" w:rsidRPr="00000000" w14:paraId="0000045C">
      <w:pPr>
        <w:rPr>
          <w:sz w:val="28"/>
          <w:szCs w:val="28"/>
        </w:rPr>
      </w:pPr>
      <w:r w:rsidDel="00000000" w:rsidR="00000000" w:rsidRPr="00000000">
        <w:rPr>
          <w:sz w:val="28"/>
          <w:szCs w:val="28"/>
          <w:rtl w:val="0"/>
        </w:rPr>
        <w:t xml:space="preserve">    - Right-click on your project in Solution Explorer and select </w:t>
      </w:r>
      <w:r w:rsidDel="00000000" w:rsidR="00000000" w:rsidRPr="00000000">
        <w:rPr>
          <w:b w:val="1"/>
          <w:sz w:val="28"/>
          <w:szCs w:val="28"/>
          <w:rtl w:val="0"/>
        </w:rPr>
        <w:t xml:space="preserve">Properties</w:t>
      </w:r>
      <w:r w:rsidDel="00000000" w:rsidR="00000000" w:rsidRPr="00000000">
        <w:rPr>
          <w:sz w:val="28"/>
          <w:szCs w:val="28"/>
          <w:rtl w:val="0"/>
        </w:rPr>
        <w:t xml:space="preserve">.</w:t>
      </w:r>
    </w:p>
    <w:p w:rsidR="00000000" w:rsidDel="00000000" w:rsidP="00000000" w:rsidRDefault="00000000" w:rsidRPr="00000000" w14:paraId="0000045D">
      <w:pPr>
        <w:rPr>
          <w:sz w:val="28"/>
          <w:szCs w:val="28"/>
        </w:rPr>
      </w:pPr>
      <w:r w:rsidDel="00000000" w:rsidR="00000000" w:rsidRPr="00000000">
        <w:rPr>
          <w:sz w:val="28"/>
          <w:szCs w:val="28"/>
          <w:rtl w:val="0"/>
        </w:rPr>
        <w:t xml:space="preserve">    - Navigate to </w:t>
      </w:r>
      <w:r w:rsidDel="00000000" w:rsidR="00000000" w:rsidRPr="00000000">
        <w:rPr>
          <w:b w:val="1"/>
          <w:sz w:val="28"/>
          <w:szCs w:val="28"/>
          <w:rtl w:val="0"/>
        </w:rPr>
        <w:t xml:space="preserve">Configuration Properties &gt; C/C++ &gt; General</w:t>
      </w:r>
      <w:r w:rsidDel="00000000" w:rsidR="00000000" w:rsidRPr="00000000">
        <w:rPr>
          <w:sz w:val="28"/>
          <w:szCs w:val="28"/>
          <w:rtl w:val="0"/>
        </w:rPr>
        <w:t xml:space="preserve">.</w:t>
      </w:r>
    </w:p>
    <w:p w:rsidR="00000000" w:rsidDel="00000000" w:rsidP="00000000" w:rsidRDefault="00000000" w:rsidRPr="00000000" w14:paraId="0000045E">
      <w:pPr>
        <w:rPr>
          <w:sz w:val="28"/>
          <w:szCs w:val="28"/>
        </w:rPr>
      </w:pPr>
      <w:r w:rsidDel="00000000" w:rsidR="00000000" w:rsidRPr="00000000">
        <w:rPr>
          <w:sz w:val="28"/>
          <w:szCs w:val="28"/>
          <w:rtl w:val="0"/>
        </w:rPr>
        <w:t xml:space="preserve">    - Add the path to the OpenSSL `include` directory in </w:t>
      </w:r>
      <w:r w:rsidDel="00000000" w:rsidR="00000000" w:rsidRPr="00000000">
        <w:rPr>
          <w:b w:val="1"/>
          <w:sz w:val="28"/>
          <w:szCs w:val="28"/>
          <w:rtl w:val="0"/>
        </w:rPr>
        <w:t xml:space="preserve">Additional Include Directories</w:t>
      </w:r>
      <w:r w:rsidDel="00000000" w:rsidR="00000000" w:rsidRPr="00000000">
        <w:rPr>
          <w:sz w:val="28"/>
          <w:szCs w:val="28"/>
          <w:rtl w:val="0"/>
        </w:rPr>
        <w:t xml:space="preserve">. For example, if your OpenSSL headers are in `C:\OpenSSL\include`, add `C:\OpenSSL\include` to the list.</w:t>
      </w:r>
    </w:p>
    <w:p w:rsidR="00000000" w:rsidDel="00000000" w:rsidP="00000000" w:rsidRDefault="00000000" w:rsidRPr="00000000" w14:paraId="0000045F">
      <w:pPr>
        <w:rPr>
          <w:sz w:val="28"/>
          <w:szCs w:val="28"/>
        </w:rPr>
      </w:pPr>
      <w:r w:rsidDel="00000000" w:rsidR="00000000" w:rsidRPr="00000000">
        <w:rPr>
          <w:rtl w:val="0"/>
        </w:rPr>
      </w:r>
    </w:p>
    <w:p w:rsidR="00000000" w:rsidDel="00000000" w:rsidP="00000000" w:rsidRDefault="00000000" w:rsidRPr="00000000" w14:paraId="00000460">
      <w:pPr>
        <w:rPr>
          <w:sz w:val="28"/>
          <w:szCs w:val="28"/>
        </w:rPr>
      </w:pPr>
      <w:r w:rsidDel="00000000" w:rsidR="00000000" w:rsidRPr="00000000">
        <w:rPr>
          <w:sz w:val="28"/>
          <w:szCs w:val="28"/>
          <w:rtl w:val="0"/>
        </w:rPr>
        <w:t xml:space="preserve">4. </w:t>
      </w:r>
      <w:r w:rsidDel="00000000" w:rsidR="00000000" w:rsidRPr="00000000">
        <w:rPr>
          <w:b w:val="1"/>
          <w:sz w:val="28"/>
          <w:szCs w:val="28"/>
          <w:rtl w:val="0"/>
        </w:rPr>
        <w:t xml:space="preserve">Link OpenSSL Libraries</w:t>
      </w:r>
      <w:r w:rsidDel="00000000" w:rsidR="00000000" w:rsidRPr="00000000">
        <w:rPr>
          <w:sz w:val="28"/>
          <w:szCs w:val="28"/>
          <w:rtl w:val="0"/>
        </w:rPr>
        <w:t xml:space="preserve">:</w:t>
      </w:r>
    </w:p>
    <w:p w:rsidR="00000000" w:rsidDel="00000000" w:rsidP="00000000" w:rsidRDefault="00000000" w:rsidRPr="00000000" w14:paraId="00000461">
      <w:pPr>
        <w:rPr>
          <w:sz w:val="28"/>
          <w:szCs w:val="28"/>
        </w:rPr>
      </w:pPr>
      <w:r w:rsidDel="00000000" w:rsidR="00000000" w:rsidRPr="00000000">
        <w:rPr>
          <w:sz w:val="28"/>
          <w:szCs w:val="28"/>
          <w:rtl w:val="0"/>
        </w:rPr>
        <w:t xml:space="preserve">    - Still in the project properties window, navigate to </w:t>
      </w:r>
      <w:r w:rsidDel="00000000" w:rsidR="00000000" w:rsidRPr="00000000">
        <w:rPr>
          <w:b w:val="1"/>
          <w:sz w:val="28"/>
          <w:szCs w:val="28"/>
          <w:rtl w:val="0"/>
        </w:rPr>
        <w:t xml:space="preserve">Configuration Properties &gt; Linker &gt; General</w:t>
      </w:r>
      <w:r w:rsidDel="00000000" w:rsidR="00000000" w:rsidRPr="00000000">
        <w:rPr>
          <w:sz w:val="28"/>
          <w:szCs w:val="28"/>
          <w:rtl w:val="0"/>
        </w:rPr>
        <w:t xml:space="preserve">.</w:t>
      </w:r>
    </w:p>
    <w:p w:rsidR="00000000" w:rsidDel="00000000" w:rsidP="00000000" w:rsidRDefault="00000000" w:rsidRPr="00000000" w14:paraId="00000462">
      <w:pPr>
        <w:rPr>
          <w:sz w:val="28"/>
          <w:szCs w:val="28"/>
        </w:rPr>
      </w:pPr>
      <w:r w:rsidDel="00000000" w:rsidR="00000000" w:rsidRPr="00000000">
        <w:rPr>
          <w:sz w:val="28"/>
          <w:szCs w:val="28"/>
          <w:rtl w:val="0"/>
        </w:rPr>
        <w:t xml:space="preserve">    - Add the path to the OpenSSL `lib` directory in </w:t>
      </w:r>
      <w:r w:rsidDel="00000000" w:rsidR="00000000" w:rsidRPr="00000000">
        <w:rPr>
          <w:b w:val="1"/>
          <w:sz w:val="28"/>
          <w:szCs w:val="28"/>
          <w:rtl w:val="0"/>
        </w:rPr>
        <w:t xml:space="preserve">Additional Library Directories</w:t>
      </w:r>
      <w:r w:rsidDel="00000000" w:rsidR="00000000" w:rsidRPr="00000000">
        <w:rPr>
          <w:sz w:val="28"/>
          <w:szCs w:val="28"/>
          <w:rtl w:val="0"/>
        </w:rPr>
        <w:t xml:space="preserve">. For instance, if your OpenSSL libraries are in `C:\OpenSSL\lib`, add `C:\OpenSSL\lib` to the list.</w:t>
      </w:r>
    </w:p>
    <w:p w:rsidR="00000000" w:rsidDel="00000000" w:rsidP="00000000" w:rsidRDefault="00000000" w:rsidRPr="00000000" w14:paraId="00000463">
      <w:pPr>
        <w:rPr>
          <w:sz w:val="28"/>
          <w:szCs w:val="28"/>
        </w:rPr>
      </w:pPr>
      <w:r w:rsidDel="00000000" w:rsidR="00000000" w:rsidRPr="00000000">
        <w:rPr>
          <w:rtl w:val="0"/>
        </w:rPr>
      </w:r>
    </w:p>
    <w:p w:rsidR="00000000" w:rsidDel="00000000" w:rsidP="00000000" w:rsidRDefault="00000000" w:rsidRPr="00000000" w14:paraId="00000464">
      <w:pPr>
        <w:rPr>
          <w:sz w:val="28"/>
          <w:szCs w:val="28"/>
        </w:rPr>
      </w:pPr>
      <w:r w:rsidDel="00000000" w:rsidR="00000000" w:rsidRPr="00000000">
        <w:rPr>
          <w:sz w:val="28"/>
          <w:szCs w:val="28"/>
          <w:rtl w:val="0"/>
        </w:rPr>
        <w:t xml:space="preserve">5. </w:t>
      </w:r>
      <w:r w:rsidDel="00000000" w:rsidR="00000000" w:rsidRPr="00000000">
        <w:rPr>
          <w:b w:val="1"/>
          <w:sz w:val="28"/>
          <w:szCs w:val="28"/>
          <w:rtl w:val="0"/>
        </w:rPr>
        <w:t xml:space="preserve">Specify OpenSSL Libraries</w:t>
      </w:r>
      <w:r w:rsidDel="00000000" w:rsidR="00000000" w:rsidRPr="00000000">
        <w:rPr>
          <w:sz w:val="28"/>
          <w:szCs w:val="28"/>
          <w:rtl w:val="0"/>
        </w:rPr>
        <w:t xml:space="preserve">:</w:t>
      </w:r>
    </w:p>
    <w:p w:rsidR="00000000" w:rsidDel="00000000" w:rsidP="00000000" w:rsidRDefault="00000000" w:rsidRPr="00000000" w14:paraId="00000465">
      <w:pPr>
        <w:rPr>
          <w:sz w:val="28"/>
          <w:szCs w:val="28"/>
        </w:rPr>
      </w:pPr>
      <w:r w:rsidDel="00000000" w:rsidR="00000000" w:rsidRPr="00000000">
        <w:rPr>
          <w:sz w:val="28"/>
          <w:szCs w:val="28"/>
          <w:rtl w:val="0"/>
        </w:rPr>
        <w:t xml:space="preserve">    - Under </w:t>
      </w:r>
      <w:r w:rsidDel="00000000" w:rsidR="00000000" w:rsidRPr="00000000">
        <w:rPr>
          <w:b w:val="1"/>
          <w:sz w:val="28"/>
          <w:szCs w:val="28"/>
          <w:rtl w:val="0"/>
        </w:rPr>
        <w:t xml:space="preserve">Configuration Properties &gt; Linker &gt; Input</w:t>
      </w:r>
      <w:r w:rsidDel="00000000" w:rsidR="00000000" w:rsidRPr="00000000">
        <w:rPr>
          <w:sz w:val="28"/>
          <w:szCs w:val="28"/>
          <w:rtl w:val="0"/>
        </w:rPr>
        <w:t xml:space="preserve">, add the required OpenSSL libraries to </w:t>
      </w:r>
      <w:r w:rsidDel="00000000" w:rsidR="00000000" w:rsidRPr="00000000">
        <w:rPr>
          <w:b w:val="1"/>
          <w:sz w:val="28"/>
          <w:szCs w:val="28"/>
          <w:rtl w:val="0"/>
        </w:rPr>
        <w:t xml:space="preserve">Additional Dependencies</w:t>
      </w:r>
      <w:r w:rsidDel="00000000" w:rsidR="00000000" w:rsidRPr="00000000">
        <w:rPr>
          <w:sz w:val="28"/>
          <w:szCs w:val="28"/>
          <w:rtl w:val="0"/>
        </w:rPr>
        <w:t xml:space="preserve">. Depending on your project needs, you might need to link against libraries like `libcrypto.lib` and `libssl.lib`.</w:t>
      </w:r>
    </w:p>
    <w:p w:rsidR="00000000" w:rsidDel="00000000" w:rsidP="00000000" w:rsidRDefault="00000000" w:rsidRPr="00000000" w14:paraId="00000466">
      <w:pPr>
        <w:rPr/>
      </w:pPr>
      <w:r w:rsidDel="00000000" w:rsidR="00000000" w:rsidRPr="00000000">
        <w:rPr>
          <w:rtl w:val="0"/>
        </w:rPr>
      </w:r>
    </w:p>
    <w:p w:rsidR="00000000" w:rsidDel="00000000" w:rsidP="00000000" w:rsidRDefault="00000000" w:rsidRPr="00000000" w14:paraId="00000467">
      <w:pPr>
        <w:rPr/>
      </w:pPr>
      <w:r w:rsidDel="00000000" w:rsidR="00000000" w:rsidRPr="00000000">
        <w:rPr>
          <w:rtl w:val="0"/>
        </w:rPr>
      </w:r>
    </w:p>
    <w:p w:rsidR="00000000" w:rsidDel="00000000" w:rsidP="00000000" w:rsidRDefault="00000000" w:rsidRPr="00000000" w14:paraId="00000468">
      <w:pPr>
        <w:pStyle w:val="Heading2"/>
        <w:rPr/>
      </w:pPr>
      <w:bookmarkStart w:colFirst="0" w:colLast="0" w:name="_ipsxawyupqs0" w:id="43"/>
      <w:bookmarkEnd w:id="43"/>
      <w:r w:rsidDel="00000000" w:rsidR="00000000" w:rsidRPr="00000000">
        <w:rPr>
          <w:rtl w:val="0"/>
        </w:rPr>
        <w:t xml:space="preserve">4.1.2 Credential Manager Library</w:t>
      </w:r>
    </w:p>
    <w:p w:rsidR="00000000" w:rsidDel="00000000" w:rsidP="00000000" w:rsidRDefault="00000000" w:rsidRPr="00000000" w14:paraId="00000469">
      <w:pPr>
        <w:rPr/>
      </w:pPr>
      <w:r w:rsidDel="00000000" w:rsidR="00000000" w:rsidRPr="00000000">
        <w:rPr>
          <w:rtl w:val="0"/>
        </w:rPr>
      </w:r>
    </w:p>
    <w:p w:rsidR="00000000" w:rsidDel="00000000" w:rsidP="00000000" w:rsidRDefault="00000000" w:rsidRPr="00000000" w14:paraId="0000046A">
      <w:pPr>
        <w:rPr>
          <w:sz w:val="28"/>
          <w:szCs w:val="28"/>
        </w:rPr>
      </w:pPr>
      <w:r w:rsidDel="00000000" w:rsidR="00000000" w:rsidRPr="00000000">
        <w:rPr>
          <w:sz w:val="28"/>
          <w:szCs w:val="28"/>
          <w:rtl w:val="0"/>
        </w:rPr>
        <w:t xml:space="preserve">1. </w:t>
      </w:r>
      <w:r w:rsidDel="00000000" w:rsidR="00000000" w:rsidRPr="00000000">
        <w:rPr>
          <w:b w:val="1"/>
          <w:sz w:val="28"/>
          <w:szCs w:val="28"/>
          <w:rtl w:val="0"/>
        </w:rPr>
        <w:t xml:space="preserve">Open Your Project</w:t>
      </w:r>
      <w:r w:rsidDel="00000000" w:rsidR="00000000" w:rsidRPr="00000000">
        <w:rPr>
          <w:sz w:val="28"/>
          <w:szCs w:val="28"/>
          <w:rtl w:val="0"/>
        </w:rPr>
        <w:t xml:space="preserve">:</w:t>
      </w:r>
    </w:p>
    <w:p w:rsidR="00000000" w:rsidDel="00000000" w:rsidP="00000000" w:rsidRDefault="00000000" w:rsidRPr="00000000" w14:paraId="0000046B">
      <w:pPr>
        <w:rPr>
          <w:sz w:val="28"/>
          <w:szCs w:val="28"/>
        </w:rPr>
      </w:pPr>
      <w:r w:rsidDel="00000000" w:rsidR="00000000" w:rsidRPr="00000000">
        <w:rPr>
          <w:sz w:val="28"/>
          <w:szCs w:val="28"/>
          <w:rtl w:val="0"/>
        </w:rPr>
        <w:t xml:space="preserve">    - Open your solution in Visual Studio 2022.</w:t>
      </w:r>
    </w:p>
    <w:p w:rsidR="00000000" w:rsidDel="00000000" w:rsidP="00000000" w:rsidRDefault="00000000" w:rsidRPr="00000000" w14:paraId="0000046C">
      <w:pPr>
        <w:rPr>
          <w:sz w:val="28"/>
          <w:szCs w:val="28"/>
        </w:rPr>
      </w:pPr>
      <w:r w:rsidDel="00000000" w:rsidR="00000000" w:rsidRPr="00000000">
        <w:rPr>
          <w:rtl w:val="0"/>
        </w:rPr>
      </w:r>
    </w:p>
    <w:p w:rsidR="00000000" w:rsidDel="00000000" w:rsidP="00000000" w:rsidRDefault="00000000" w:rsidRPr="00000000" w14:paraId="0000046D">
      <w:pPr>
        <w:rPr>
          <w:sz w:val="28"/>
          <w:szCs w:val="28"/>
        </w:rPr>
      </w:pPr>
      <w:r w:rsidDel="00000000" w:rsidR="00000000" w:rsidRPr="00000000">
        <w:rPr>
          <w:sz w:val="28"/>
          <w:szCs w:val="28"/>
          <w:rtl w:val="0"/>
        </w:rPr>
        <w:t xml:space="preserve">2. </w:t>
      </w:r>
      <w:r w:rsidDel="00000000" w:rsidR="00000000" w:rsidRPr="00000000">
        <w:rPr>
          <w:b w:val="1"/>
          <w:sz w:val="28"/>
          <w:szCs w:val="28"/>
          <w:rtl w:val="0"/>
        </w:rPr>
        <w:t xml:space="preserve">Access Project Properties</w:t>
      </w:r>
      <w:r w:rsidDel="00000000" w:rsidR="00000000" w:rsidRPr="00000000">
        <w:rPr>
          <w:sz w:val="28"/>
          <w:szCs w:val="28"/>
          <w:rtl w:val="0"/>
        </w:rPr>
        <w:t xml:space="preserve">:</w:t>
      </w:r>
    </w:p>
    <w:p w:rsidR="00000000" w:rsidDel="00000000" w:rsidP="00000000" w:rsidRDefault="00000000" w:rsidRPr="00000000" w14:paraId="0000046E">
      <w:pPr>
        <w:rPr>
          <w:sz w:val="28"/>
          <w:szCs w:val="28"/>
        </w:rPr>
      </w:pPr>
      <w:r w:rsidDel="00000000" w:rsidR="00000000" w:rsidRPr="00000000">
        <w:rPr>
          <w:sz w:val="28"/>
          <w:szCs w:val="28"/>
          <w:rtl w:val="0"/>
        </w:rPr>
        <w:t xml:space="preserve">    - Right-click on your project in the Solution Explorer.</w:t>
      </w:r>
    </w:p>
    <w:p w:rsidR="00000000" w:rsidDel="00000000" w:rsidP="00000000" w:rsidRDefault="00000000" w:rsidRPr="00000000" w14:paraId="0000046F">
      <w:pPr>
        <w:rPr>
          <w:sz w:val="28"/>
          <w:szCs w:val="28"/>
        </w:rPr>
      </w:pPr>
      <w:r w:rsidDel="00000000" w:rsidR="00000000" w:rsidRPr="00000000">
        <w:rPr>
          <w:sz w:val="28"/>
          <w:szCs w:val="28"/>
          <w:rtl w:val="0"/>
        </w:rPr>
        <w:t xml:space="preserve">    - Select </w:t>
      </w:r>
      <w:r w:rsidDel="00000000" w:rsidR="00000000" w:rsidRPr="00000000">
        <w:rPr>
          <w:b w:val="1"/>
          <w:sz w:val="28"/>
          <w:szCs w:val="28"/>
          <w:rtl w:val="0"/>
        </w:rPr>
        <w:t xml:space="preserve">Properties</w:t>
      </w:r>
      <w:r w:rsidDel="00000000" w:rsidR="00000000" w:rsidRPr="00000000">
        <w:rPr>
          <w:sz w:val="28"/>
          <w:szCs w:val="28"/>
          <w:rtl w:val="0"/>
        </w:rPr>
        <w:t xml:space="preserve">.</w:t>
      </w:r>
    </w:p>
    <w:p w:rsidR="00000000" w:rsidDel="00000000" w:rsidP="00000000" w:rsidRDefault="00000000" w:rsidRPr="00000000" w14:paraId="00000470">
      <w:pPr>
        <w:rPr>
          <w:sz w:val="28"/>
          <w:szCs w:val="28"/>
        </w:rPr>
      </w:pPr>
      <w:r w:rsidDel="00000000" w:rsidR="00000000" w:rsidRPr="00000000">
        <w:rPr>
          <w:rtl w:val="0"/>
        </w:rPr>
      </w:r>
    </w:p>
    <w:p w:rsidR="00000000" w:rsidDel="00000000" w:rsidP="00000000" w:rsidRDefault="00000000" w:rsidRPr="00000000" w14:paraId="00000471">
      <w:pPr>
        <w:rPr>
          <w:sz w:val="28"/>
          <w:szCs w:val="28"/>
        </w:rPr>
      </w:pPr>
      <w:r w:rsidDel="00000000" w:rsidR="00000000" w:rsidRPr="00000000">
        <w:rPr>
          <w:sz w:val="28"/>
          <w:szCs w:val="28"/>
          <w:rtl w:val="0"/>
        </w:rPr>
        <w:t xml:space="preserve">3. </w:t>
      </w:r>
      <w:r w:rsidDel="00000000" w:rsidR="00000000" w:rsidRPr="00000000">
        <w:rPr>
          <w:b w:val="1"/>
          <w:sz w:val="28"/>
          <w:szCs w:val="28"/>
          <w:rtl w:val="0"/>
        </w:rPr>
        <w:t xml:space="preserve">Navigate to Linker Settings</w:t>
      </w:r>
      <w:r w:rsidDel="00000000" w:rsidR="00000000" w:rsidRPr="00000000">
        <w:rPr>
          <w:sz w:val="28"/>
          <w:szCs w:val="28"/>
          <w:rtl w:val="0"/>
        </w:rPr>
        <w:t xml:space="preserve">:</w:t>
      </w:r>
    </w:p>
    <w:p w:rsidR="00000000" w:rsidDel="00000000" w:rsidP="00000000" w:rsidRDefault="00000000" w:rsidRPr="00000000" w14:paraId="00000472">
      <w:pPr>
        <w:rPr>
          <w:sz w:val="28"/>
          <w:szCs w:val="28"/>
        </w:rPr>
      </w:pPr>
      <w:r w:rsidDel="00000000" w:rsidR="00000000" w:rsidRPr="00000000">
        <w:rPr>
          <w:sz w:val="28"/>
          <w:szCs w:val="28"/>
          <w:rtl w:val="0"/>
        </w:rPr>
        <w:t xml:space="preserve">    - In the Project Properties window, go to </w:t>
      </w:r>
      <w:r w:rsidDel="00000000" w:rsidR="00000000" w:rsidRPr="00000000">
        <w:rPr>
          <w:b w:val="1"/>
          <w:sz w:val="28"/>
          <w:szCs w:val="28"/>
          <w:rtl w:val="0"/>
        </w:rPr>
        <w:t xml:space="preserve">Configuration Properties &gt; Linker &gt; Input</w:t>
      </w:r>
      <w:r w:rsidDel="00000000" w:rsidR="00000000" w:rsidRPr="00000000">
        <w:rPr>
          <w:sz w:val="28"/>
          <w:szCs w:val="28"/>
          <w:rtl w:val="0"/>
        </w:rPr>
        <w:t xml:space="preserve">.</w:t>
      </w:r>
    </w:p>
    <w:p w:rsidR="00000000" w:rsidDel="00000000" w:rsidP="00000000" w:rsidRDefault="00000000" w:rsidRPr="00000000" w14:paraId="00000473">
      <w:pPr>
        <w:rPr>
          <w:sz w:val="28"/>
          <w:szCs w:val="28"/>
        </w:rPr>
      </w:pPr>
      <w:r w:rsidDel="00000000" w:rsidR="00000000" w:rsidRPr="00000000">
        <w:rPr>
          <w:rtl w:val="0"/>
        </w:rPr>
      </w:r>
    </w:p>
    <w:p w:rsidR="00000000" w:rsidDel="00000000" w:rsidP="00000000" w:rsidRDefault="00000000" w:rsidRPr="00000000" w14:paraId="00000474">
      <w:pPr>
        <w:rPr>
          <w:sz w:val="28"/>
          <w:szCs w:val="28"/>
        </w:rPr>
      </w:pPr>
      <w:r w:rsidDel="00000000" w:rsidR="00000000" w:rsidRPr="00000000">
        <w:rPr>
          <w:sz w:val="28"/>
          <w:szCs w:val="28"/>
          <w:rtl w:val="0"/>
        </w:rPr>
        <w:t xml:space="preserve">4. </w:t>
      </w:r>
      <w:r w:rsidDel="00000000" w:rsidR="00000000" w:rsidRPr="00000000">
        <w:rPr>
          <w:b w:val="1"/>
          <w:sz w:val="28"/>
          <w:szCs w:val="28"/>
          <w:rtl w:val="0"/>
        </w:rPr>
        <w:t xml:space="preserve">Add Additional Dependencies</w:t>
      </w:r>
      <w:r w:rsidDel="00000000" w:rsidR="00000000" w:rsidRPr="00000000">
        <w:rPr>
          <w:sz w:val="28"/>
          <w:szCs w:val="28"/>
          <w:rtl w:val="0"/>
        </w:rPr>
        <w:t xml:space="preserve">:    </w:t>
      </w:r>
    </w:p>
    <w:p w:rsidR="00000000" w:rsidDel="00000000" w:rsidP="00000000" w:rsidRDefault="00000000" w:rsidRPr="00000000" w14:paraId="00000475">
      <w:pPr>
        <w:rPr>
          <w:sz w:val="28"/>
          <w:szCs w:val="28"/>
        </w:rPr>
      </w:pPr>
      <w:r w:rsidDel="00000000" w:rsidR="00000000" w:rsidRPr="00000000">
        <w:rPr>
          <w:sz w:val="28"/>
          <w:szCs w:val="28"/>
          <w:rtl w:val="0"/>
        </w:rPr>
        <w:t xml:space="preserve">    - In the </w:t>
      </w:r>
      <w:r w:rsidDel="00000000" w:rsidR="00000000" w:rsidRPr="00000000">
        <w:rPr>
          <w:b w:val="1"/>
          <w:sz w:val="28"/>
          <w:szCs w:val="28"/>
          <w:rtl w:val="0"/>
        </w:rPr>
        <w:t xml:space="preserve">Additional Dependencies</w:t>
      </w:r>
      <w:r w:rsidDel="00000000" w:rsidR="00000000" w:rsidRPr="00000000">
        <w:rPr>
          <w:sz w:val="28"/>
          <w:szCs w:val="28"/>
          <w:rtl w:val="0"/>
        </w:rPr>
        <w:t xml:space="preserve"> field, add `Advapi32.lib`.</w:t>
      </w:r>
    </w:p>
    <w:p w:rsidR="00000000" w:rsidDel="00000000" w:rsidP="00000000" w:rsidRDefault="00000000" w:rsidRPr="00000000" w14:paraId="00000476">
      <w:pPr>
        <w:rPr>
          <w:sz w:val="28"/>
          <w:szCs w:val="28"/>
        </w:rPr>
      </w:pPr>
      <w:r w:rsidDel="00000000" w:rsidR="00000000" w:rsidRPr="00000000">
        <w:rPr>
          <w:rtl w:val="0"/>
        </w:rPr>
      </w:r>
    </w:p>
    <w:p w:rsidR="00000000" w:rsidDel="00000000" w:rsidP="00000000" w:rsidRDefault="00000000" w:rsidRPr="00000000" w14:paraId="00000477">
      <w:pPr>
        <w:pStyle w:val="Heading2"/>
        <w:rPr/>
      </w:pPr>
      <w:bookmarkStart w:colFirst="0" w:colLast="0" w:name="_86igtdab5av2" w:id="44"/>
      <w:bookmarkEnd w:id="44"/>
      <w:r w:rsidDel="00000000" w:rsidR="00000000" w:rsidRPr="00000000">
        <w:rPr>
          <w:rtl w:val="0"/>
        </w:rPr>
        <w:t xml:space="preserve">4.1.3 Compile Option</w:t>
      </w:r>
    </w:p>
    <w:p w:rsidR="00000000" w:rsidDel="00000000" w:rsidP="00000000" w:rsidRDefault="00000000" w:rsidRPr="00000000" w14:paraId="00000478">
      <w:pPr>
        <w:rPr>
          <w:sz w:val="28"/>
          <w:szCs w:val="28"/>
        </w:rPr>
      </w:pPr>
      <w:r w:rsidDel="00000000" w:rsidR="00000000" w:rsidRPr="00000000">
        <w:rPr>
          <w:sz w:val="28"/>
          <w:szCs w:val="28"/>
          <w:rtl w:val="0"/>
        </w:rPr>
        <w:t xml:space="preserve">- C++ : /permissive- /ifcOutput "x64\Release\" /GS /GL /W3 /Gy /Zc:wchar_t /I"..\..\..\opencv\build\include" /I"..\..\Common" /I"C:\Program Files (x86)\Windows Kits\10\Include\\shared" /I"C:\Program Files (x86)\Windows Kits\10\Include\\um" /Zi /Gm- /Od /sdl /Fd"x64\Release\vc143.pdb" /Zc:inline /fp:precise /D "NDEBUG" /D "_WINDOWS" /D "WIN32" /D "OPENSSL_NO_ASM" /D "_UNICODE" /D "UNICODE" /errorReport:prompt /WX- /Zc:forScope /Gd /Oi /MD /FC /Fa"x64\Release\" /EHsc /nologo /Fo"x64\Release\" /Fp"x64\Release\LgClientDisplay.pch" /diagnostics:column </w:t>
      </w:r>
    </w:p>
    <w:p w:rsidR="00000000" w:rsidDel="00000000" w:rsidP="00000000" w:rsidRDefault="00000000" w:rsidRPr="00000000" w14:paraId="00000479">
      <w:pPr>
        <w:rPr>
          <w:sz w:val="28"/>
          <w:szCs w:val="28"/>
        </w:rPr>
      </w:pPr>
      <w:r w:rsidDel="00000000" w:rsidR="00000000" w:rsidRPr="00000000">
        <w:rPr>
          <w:rtl w:val="0"/>
        </w:rPr>
      </w:r>
    </w:p>
    <w:p w:rsidR="00000000" w:rsidDel="00000000" w:rsidP="00000000" w:rsidRDefault="00000000" w:rsidRPr="00000000" w14:paraId="0000047A">
      <w:pPr>
        <w:rPr>
          <w:sz w:val="28"/>
          <w:szCs w:val="28"/>
        </w:rPr>
      </w:pPr>
      <w:r w:rsidDel="00000000" w:rsidR="00000000" w:rsidRPr="00000000">
        <w:rPr>
          <w:sz w:val="28"/>
          <w:szCs w:val="28"/>
          <w:rtl w:val="0"/>
        </w:rPr>
        <w:t xml:space="preserve">- Link: /OUT:"{PROJECT_PATH}\x64\Release\LgClientDisplay.exe" /MANIFEST /LTCG:incremental /NXCOMPAT /PDB:"{PROJECT_PATH}\x64\Release\LgClientDisplay.pdb" /DYNAMICBASE "libssl.lib" "libcrypto.lib" "Crypt32.lib" "kernel32.lib" "user32.lib" "gdi32.lib" "winspool.lib" "comdlg32.lib" "advapi32.lib" "shell32.lib" "ole32.lib" "oleaut32.lib" "uuid.lib" "odbc32.lib" "odbccp32.lib" /DEBUG /MACHINE:X64 /OPT:REF /PGD:"{PROJECT_PATH}\x64\Release\LgClientDisplay.pgd" /SUBSYSTEM:WINDOWS /MANIFESTUAC:"level='asInvoker' uiAccess='false'" /ManifestFile:"x64\Release\LgClientDisplay.exe.intermediate.manifest" /LTCGOUT:"x64\Release\LgClientDisplay.iobj" /OPT:ICF /ERRORREPORT:PROMPT /ILK:"x64\Release\LgClientDisplay.ilk" /NOLOGO /LIBPATH:"{OPENSSL_PATH}\lib" /TLBID:1 </w:t>
      </w:r>
    </w:p>
    <w:p w:rsidR="00000000" w:rsidDel="00000000" w:rsidP="00000000" w:rsidRDefault="00000000" w:rsidRPr="00000000" w14:paraId="0000047B">
      <w:pPr>
        <w:pStyle w:val="Heading1"/>
        <w:rPr/>
      </w:pPr>
      <w:bookmarkStart w:colFirst="0" w:colLast="0" w:name="_m7apey2hzg4n" w:id="45"/>
      <w:bookmarkEnd w:id="45"/>
      <w:r w:rsidDel="00000000" w:rsidR="00000000" w:rsidRPr="00000000">
        <w:rPr>
          <w:rtl w:val="0"/>
        </w:rPr>
      </w:r>
    </w:p>
    <w:p w:rsidR="00000000" w:rsidDel="00000000" w:rsidP="00000000" w:rsidRDefault="00000000" w:rsidRPr="00000000" w14:paraId="0000047C">
      <w:pPr>
        <w:pStyle w:val="Title"/>
        <w:rPr/>
      </w:pPr>
      <w:bookmarkStart w:colFirst="0" w:colLast="0" w:name="_qxuh79xcap0u" w:id="46"/>
      <w:bookmarkEnd w:id="46"/>
      <w:r w:rsidDel="00000000" w:rsidR="00000000" w:rsidRPr="00000000">
        <w:rPr>
          <w:rtl w:val="0"/>
        </w:rPr>
        <w:t xml:space="preserve">Appendix</w:t>
      </w:r>
    </w:p>
    <w:p w:rsidR="00000000" w:rsidDel="00000000" w:rsidP="00000000" w:rsidRDefault="00000000" w:rsidRPr="00000000" w14:paraId="0000047D">
      <w:pPr>
        <w:pStyle w:val="Heading1"/>
        <w:rPr/>
      </w:pPr>
      <w:bookmarkStart w:colFirst="0" w:colLast="0" w:name="_prnggxtwgoai" w:id="47"/>
      <w:bookmarkEnd w:id="47"/>
      <w:r w:rsidDel="00000000" w:rsidR="00000000" w:rsidRPr="00000000">
        <w:rPr>
          <w:rtl w:val="0"/>
        </w:rPr>
        <w:t xml:space="preserve">Appendix A : Security Analysis Result</w:t>
      </w:r>
    </w:p>
    <w:p w:rsidR="00000000" w:rsidDel="00000000" w:rsidP="00000000" w:rsidRDefault="00000000" w:rsidRPr="00000000" w14:paraId="0000047E">
      <w:pPr>
        <w:rPr>
          <w:sz w:val="28"/>
          <w:szCs w:val="28"/>
        </w:rPr>
      </w:pPr>
      <w:r w:rsidDel="00000000" w:rsidR="00000000" w:rsidRPr="00000000">
        <w:rPr>
          <w:sz w:val="28"/>
          <w:szCs w:val="28"/>
          <w:rtl w:val="0"/>
        </w:rPr>
        <w:t xml:space="preserve">This section contains data and analysis results for activities that analyze threats and derive mitigation measures to enhance system security.</w:t>
      </w:r>
    </w:p>
    <w:p w:rsidR="00000000" w:rsidDel="00000000" w:rsidP="00000000" w:rsidRDefault="00000000" w:rsidRPr="00000000" w14:paraId="0000047F">
      <w:pPr>
        <w:rPr>
          <w:sz w:val="28"/>
          <w:szCs w:val="28"/>
        </w:rPr>
      </w:pPr>
      <w:r w:rsidDel="00000000" w:rsidR="00000000" w:rsidRPr="00000000">
        <w:rPr>
          <w:rFonts w:ascii="Arial Unicode MS" w:cs="Arial Unicode MS" w:eastAsia="Arial Unicode MS" w:hAnsi="Arial Unicode MS"/>
          <w:sz w:val="28"/>
          <w:szCs w:val="28"/>
          <w:rtl w:val="0"/>
        </w:rPr>
        <w:t xml:space="preserve">(Threat Analysis_Team2_제출용.xls)</w:t>
      </w:r>
      <w:r w:rsidDel="00000000" w:rsidR="00000000" w:rsidRPr="00000000">
        <w:rPr>
          <w:rtl w:val="0"/>
        </w:rPr>
      </w:r>
    </w:p>
    <w:p w:rsidR="00000000" w:rsidDel="00000000" w:rsidP="00000000" w:rsidRDefault="00000000" w:rsidRPr="00000000" w14:paraId="00000480">
      <w:pPr>
        <w:rPr/>
      </w:pPr>
      <w:r w:rsidDel="00000000" w:rsidR="00000000" w:rsidRPr="00000000">
        <w:br w:type="page"/>
      </w:r>
      <w:r w:rsidDel="00000000" w:rsidR="00000000" w:rsidRPr="00000000">
        <w:rPr>
          <w:rtl w:val="0"/>
        </w:rPr>
      </w:r>
    </w:p>
    <w:p w:rsidR="00000000" w:rsidDel="00000000" w:rsidP="00000000" w:rsidRDefault="00000000" w:rsidRPr="00000000" w14:paraId="00000481">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17.png"/><Relationship Id="rId21" Type="http://schemas.openxmlformats.org/officeDocument/2006/relationships/image" Target="media/image13.png"/><Relationship Id="rId24" Type="http://schemas.openxmlformats.org/officeDocument/2006/relationships/image" Target="media/image25.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23.png"/><Relationship Id="rId25" Type="http://schemas.openxmlformats.org/officeDocument/2006/relationships/image" Target="media/image15.png"/><Relationship Id="rId28" Type="http://schemas.openxmlformats.org/officeDocument/2006/relationships/image" Target="media/image2.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19.png"/><Relationship Id="rId30" Type="http://schemas.openxmlformats.org/officeDocument/2006/relationships/image" Target="media/image6.png"/><Relationship Id="rId11" Type="http://schemas.openxmlformats.org/officeDocument/2006/relationships/image" Target="media/image10.png"/><Relationship Id="rId10" Type="http://schemas.openxmlformats.org/officeDocument/2006/relationships/image" Target="media/image18.png"/><Relationship Id="rId13" Type="http://schemas.openxmlformats.org/officeDocument/2006/relationships/image" Target="media/image5.png"/><Relationship Id="rId12" Type="http://schemas.openxmlformats.org/officeDocument/2006/relationships/image" Target="media/image21.png"/><Relationship Id="rId15" Type="http://schemas.openxmlformats.org/officeDocument/2006/relationships/image" Target="media/image11.png"/><Relationship Id="rId14" Type="http://schemas.openxmlformats.org/officeDocument/2006/relationships/image" Target="media/image16.png"/><Relationship Id="rId17" Type="http://schemas.openxmlformats.org/officeDocument/2006/relationships/image" Target="media/image9.png"/><Relationship Id="rId16" Type="http://schemas.openxmlformats.org/officeDocument/2006/relationships/image" Target="media/image24.png"/><Relationship Id="rId19" Type="http://schemas.openxmlformats.org/officeDocument/2006/relationships/image" Target="media/image14.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